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F81F" w14:textId="5E4AC934" w:rsidR="004C520D" w:rsidRDefault="004C520D" w:rsidP="0006690B">
      <w:pPr>
        <w:pStyle w:val="TableNumberandTitle"/>
      </w:pPr>
      <w:r>
        <w:t xml:space="preserve">Table </w:t>
      </w:r>
      <w:r w:rsidR="0006690B">
        <w:t>3D</w:t>
      </w:r>
      <w:r>
        <w:noBreakHyphen/>
      </w:r>
      <w:fldSimple w:instr=" SEQ Table \* ARABIC \s 1 ">
        <w:r>
          <w:t>1</w:t>
        </w:r>
      </w:fldSimple>
      <w:r w:rsidR="000D580F">
        <w:t>. Proposed Data Format</w:t>
      </w:r>
      <w:r w:rsidR="00EF52AD">
        <w:t xml:space="preserve"> Reporting Format for </w:t>
      </w:r>
      <w:r w:rsidR="00EF52AD" w:rsidRPr="0006690B">
        <w:t>Reporting</w:t>
      </w:r>
      <w:r w:rsidR="00EF52AD">
        <w:t xml:space="preserve"> of Well </w:t>
      </w:r>
      <w:r w:rsidR="008966CB">
        <w:t>Characteristics</w:t>
      </w:r>
    </w:p>
    <w:tbl>
      <w:tblPr>
        <w:tblW w:w="21595" w:type="dxa"/>
        <w:tblBorders>
          <w:top w:val="single" w:sz="4" w:space="0" w:color="006A90"/>
          <w:left w:val="single" w:sz="4" w:space="0" w:color="006A90"/>
          <w:bottom w:val="single" w:sz="4" w:space="0" w:color="006A90"/>
          <w:right w:val="single" w:sz="4" w:space="0" w:color="006A90"/>
          <w:insideH w:val="single" w:sz="4" w:space="0" w:color="006A90"/>
          <w:insideV w:val="single" w:sz="4" w:space="0" w:color="006A90"/>
        </w:tblBorders>
        <w:tblLayout w:type="fixed"/>
        <w:tblCellMar>
          <w:left w:w="72" w:type="dxa"/>
          <w:right w:w="72" w:type="dxa"/>
        </w:tblCellMar>
        <w:tblLook w:val="04A0" w:firstRow="1" w:lastRow="0" w:firstColumn="1" w:lastColumn="0" w:noHBand="0" w:noVBand="1"/>
      </w:tblPr>
      <w:tblGrid>
        <w:gridCol w:w="1975"/>
        <w:gridCol w:w="3780"/>
        <w:gridCol w:w="1980"/>
        <w:gridCol w:w="2574"/>
        <w:gridCol w:w="2580"/>
        <w:gridCol w:w="2302"/>
        <w:gridCol w:w="1537"/>
        <w:gridCol w:w="4867"/>
      </w:tblGrid>
      <w:tr w:rsidR="00D00BFE" w:rsidRPr="00655F1A" w14:paraId="7FFDB19C" w14:textId="77777777" w:rsidTr="008B3D48">
        <w:trPr>
          <w:cantSplit/>
          <w:trHeight w:val="20"/>
          <w:tblHeader/>
        </w:trPr>
        <w:tc>
          <w:tcPr>
            <w:tcW w:w="1975" w:type="dxa"/>
            <w:shd w:val="clear" w:color="auto" w:fill="003558"/>
            <w:vAlign w:val="center"/>
            <w:hideMark/>
          </w:tcPr>
          <w:p w14:paraId="78C30ED6" w14:textId="77777777" w:rsidR="00D00BFE" w:rsidRPr="00655F1A" w:rsidRDefault="00D00BFE" w:rsidP="00D00BFE">
            <w:pPr>
              <w:pStyle w:val="TableHead"/>
            </w:pPr>
            <w:bookmarkStart w:id="0" w:name="_Hlk182822398"/>
            <w:r w:rsidRPr="00655F1A">
              <w:t>Attribute</w:t>
            </w:r>
          </w:p>
        </w:tc>
        <w:tc>
          <w:tcPr>
            <w:tcW w:w="3780" w:type="dxa"/>
            <w:shd w:val="clear" w:color="auto" w:fill="003558"/>
            <w:vAlign w:val="center"/>
            <w:hideMark/>
          </w:tcPr>
          <w:p w14:paraId="6E1D30C9" w14:textId="77777777" w:rsidR="00D00BFE" w:rsidRPr="00655F1A" w:rsidRDefault="00D00BFE" w:rsidP="00D00BFE">
            <w:pPr>
              <w:pStyle w:val="TableHead"/>
            </w:pPr>
            <w:r w:rsidRPr="00655F1A">
              <w:t>Definition</w:t>
            </w:r>
          </w:p>
        </w:tc>
        <w:tc>
          <w:tcPr>
            <w:tcW w:w="1980" w:type="dxa"/>
            <w:shd w:val="clear" w:color="auto" w:fill="003558"/>
          </w:tcPr>
          <w:p w14:paraId="70E57166" w14:textId="77777777" w:rsidR="00D00BFE" w:rsidRPr="00655F1A" w:rsidRDefault="00D00BFE" w:rsidP="00D00BFE">
            <w:pPr>
              <w:pStyle w:val="TableHead"/>
            </w:pPr>
            <w:r w:rsidRPr="00655F1A">
              <w:t>Programs that Required Reporting</w:t>
            </w:r>
          </w:p>
        </w:tc>
        <w:tc>
          <w:tcPr>
            <w:tcW w:w="2574" w:type="dxa"/>
            <w:shd w:val="clear" w:color="auto" w:fill="003558"/>
            <w:vAlign w:val="center"/>
            <w:hideMark/>
          </w:tcPr>
          <w:p w14:paraId="2D3C42ED" w14:textId="399B8B68" w:rsidR="00D00BFE" w:rsidRPr="00655F1A" w:rsidRDefault="00D00BFE" w:rsidP="00D00BFE">
            <w:pPr>
              <w:pStyle w:val="TableHead"/>
            </w:pPr>
            <w:r w:rsidRPr="00655F1A">
              <w:t>Required/Optional</w:t>
            </w:r>
            <w:r>
              <w:rPr>
                <w:vertAlign w:val="superscript"/>
              </w:rPr>
              <w:t>[a]</w:t>
            </w:r>
          </w:p>
        </w:tc>
        <w:tc>
          <w:tcPr>
            <w:tcW w:w="2580" w:type="dxa"/>
            <w:shd w:val="clear" w:color="auto" w:fill="003558"/>
            <w:vAlign w:val="center"/>
            <w:hideMark/>
          </w:tcPr>
          <w:p w14:paraId="7BE05516" w14:textId="70FD2F17" w:rsidR="00D00BFE" w:rsidRPr="00655F1A" w:rsidRDefault="00D00BFE" w:rsidP="00D00BFE">
            <w:pPr>
              <w:pStyle w:val="TableHead"/>
            </w:pPr>
            <w:r w:rsidRPr="00655F1A">
              <w:t>Recommended Reporting Accuracy</w:t>
            </w:r>
            <w:r>
              <w:rPr>
                <w:vertAlign w:val="superscript"/>
              </w:rPr>
              <w:t>[b]</w:t>
            </w:r>
          </w:p>
        </w:tc>
        <w:tc>
          <w:tcPr>
            <w:tcW w:w="2302" w:type="dxa"/>
            <w:shd w:val="clear" w:color="auto" w:fill="003558"/>
            <w:vAlign w:val="center"/>
            <w:hideMark/>
          </w:tcPr>
          <w:p w14:paraId="682D28C6" w14:textId="77777777" w:rsidR="00D00BFE" w:rsidRPr="00655F1A" w:rsidRDefault="00D00BFE" w:rsidP="00D00BFE">
            <w:pPr>
              <w:pStyle w:val="TableHead"/>
            </w:pPr>
            <w:r w:rsidRPr="00655F1A">
              <w:t>Unit/Format</w:t>
            </w:r>
          </w:p>
        </w:tc>
        <w:tc>
          <w:tcPr>
            <w:tcW w:w="1537" w:type="dxa"/>
            <w:shd w:val="clear" w:color="auto" w:fill="003558"/>
            <w:vAlign w:val="center"/>
            <w:hideMark/>
          </w:tcPr>
          <w:p w14:paraId="27821078" w14:textId="77777777" w:rsidR="00D00BFE" w:rsidRPr="00655F1A" w:rsidRDefault="00D00BFE" w:rsidP="00D00BFE">
            <w:pPr>
              <w:pStyle w:val="TableHead"/>
            </w:pPr>
            <w:r w:rsidRPr="00655F1A">
              <w:t>Data Type</w:t>
            </w:r>
          </w:p>
        </w:tc>
        <w:tc>
          <w:tcPr>
            <w:tcW w:w="4867" w:type="dxa"/>
            <w:shd w:val="clear" w:color="auto" w:fill="003558"/>
            <w:vAlign w:val="center"/>
            <w:hideMark/>
          </w:tcPr>
          <w:p w14:paraId="43BE8B95" w14:textId="77777777" w:rsidR="00D00BFE" w:rsidRPr="00655F1A" w:rsidRDefault="00D00BFE" w:rsidP="00D00BFE">
            <w:pPr>
              <w:pStyle w:val="TableHead"/>
            </w:pPr>
            <w:r w:rsidRPr="00655F1A">
              <w:t>List of Options</w:t>
            </w:r>
          </w:p>
        </w:tc>
      </w:tr>
      <w:tr w:rsidR="00D00BFE" w:rsidRPr="00655F1A" w14:paraId="5CE72924" w14:textId="77777777" w:rsidTr="008B3D48">
        <w:trPr>
          <w:cantSplit/>
          <w:trHeight w:val="20"/>
        </w:trPr>
        <w:tc>
          <w:tcPr>
            <w:tcW w:w="1975" w:type="dxa"/>
            <w:noWrap/>
            <w:hideMark/>
          </w:tcPr>
          <w:p w14:paraId="4293AFBF" w14:textId="77777777" w:rsidR="00D00BFE" w:rsidRPr="00D00BFE" w:rsidRDefault="00D00BFE" w:rsidP="00D00BFE">
            <w:pPr>
              <w:pStyle w:val="TableBody"/>
              <w:rPr>
                <w:b/>
                <w:bCs/>
              </w:rPr>
            </w:pPr>
            <w:r w:rsidRPr="00D00BFE">
              <w:rPr>
                <w:b/>
                <w:bCs/>
              </w:rPr>
              <w:t>Local Well Name</w:t>
            </w:r>
          </w:p>
        </w:tc>
        <w:tc>
          <w:tcPr>
            <w:tcW w:w="3780" w:type="dxa"/>
            <w:hideMark/>
          </w:tcPr>
          <w:p w14:paraId="36CA18D1" w14:textId="77777777" w:rsidR="00D00BFE" w:rsidRPr="00655F1A" w:rsidRDefault="00D00BFE" w:rsidP="00D00BFE">
            <w:pPr>
              <w:pStyle w:val="TableBody"/>
            </w:pPr>
            <w:r w:rsidRPr="00655F1A">
              <w:t>Name or number identifier given by the monitoring agency used to identify the well on a local basis.</w:t>
            </w:r>
          </w:p>
        </w:tc>
        <w:tc>
          <w:tcPr>
            <w:tcW w:w="1980" w:type="dxa"/>
          </w:tcPr>
          <w:p w14:paraId="0226C905" w14:textId="77777777" w:rsidR="00D00BFE" w:rsidRPr="00F3398A" w:rsidRDefault="00D00BFE" w:rsidP="00D00BFE">
            <w:pPr>
              <w:pStyle w:val="TableBullet"/>
              <w:spacing w:before="40" w:after="40"/>
            </w:pPr>
            <w:r w:rsidRPr="00F3398A">
              <w:t>SGMA</w:t>
            </w:r>
          </w:p>
          <w:p w14:paraId="24FA760C" w14:textId="77777777" w:rsidR="00D00BFE" w:rsidRPr="00F3398A" w:rsidRDefault="00D00BFE" w:rsidP="00D00BFE">
            <w:pPr>
              <w:pStyle w:val="TableBullet"/>
              <w:spacing w:before="40" w:after="40"/>
            </w:pPr>
            <w:r w:rsidRPr="00F3398A">
              <w:t>CASGEM</w:t>
            </w:r>
          </w:p>
          <w:p w14:paraId="378F6ACD" w14:textId="77777777" w:rsidR="00D00BFE" w:rsidRPr="00F3398A" w:rsidRDefault="00D00BFE" w:rsidP="00D00BFE">
            <w:pPr>
              <w:pStyle w:val="TableBullet"/>
              <w:spacing w:before="40" w:after="40"/>
            </w:pPr>
            <w:r w:rsidRPr="00F3398A">
              <w:t>GeoTracker</w:t>
            </w:r>
          </w:p>
        </w:tc>
        <w:tc>
          <w:tcPr>
            <w:tcW w:w="2574" w:type="dxa"/>
            <w:hideMark/>
          </w:tcPr>
          <w:p w14:paraId="14010D0C" w14:textId="77777777" w:rsidR="00D00BFE" w:rsidRPr="00655F1A" w:rsidRDefault="00D00BFE" w:rsidP="00D00BFE">
            <w:pPr>
              <w:pStyle w:val="TableBody"/>
            </w:pPr>
            <w:r>
              <w:t>Optional</w:t>
            </w:r>
          </w:p>
        </w:tc>
        <w:tc>
          <w:tcPr>
            <w:tcW w:w="2580" w:type="dxa"/>
            <w:hideMark/>
          </w:tcPr>
          <w:p w14:paraId="075E3F48" w14:textId="77777777" w:rsidR="00D00BFE" w:rsidRPr="00655F1A" w:rsidRDefault="00D00BFE" w:rsidP="00D00BFE">
            <w:pPr>
              <w:pStyle w:val="TableBody"/>
            </w:pPr>
            <w:r w:rsidRPr="00655F1A">
              <w:t>N/A</w:t>
            </w:r>
          </w:p>
        </w:tc>
        <w:tc>
          <w:tcPr>
            <w:tcW w:w="2302" w:type="dxa"/>
            <w:hideMark/>
          </w:tcPr>
          <w:p w14:paraId="45AE704B" w14:textId="77777777" w:rsidR="00D00BFE" w:rsidRPr="00655F1A" w:rsidRDefault="00D00BFE" w:rsidP="00D00BFE">
            <w:pPr>
              <w:pStyle w:val="TableBody"/>
            </w:pPr>
            <w:r w:rsidRPr="00655F1A">
              <w:t>N/A</w:t>
            </w:r>
          </w:p>
        </w:tc>
        <w:tc>
          <w:tcPr>
            <w:tcW w:w="1537" w:type="dxa"/>
            <w:hideMark/>
          </w:tcPr>
          <w:p w14:paraId="5016BD7E" w14:textId="77777777" w:rsidR="00D00BFE" w:rsidRPr="00655F1A" w:rsidRDefault="00D00BFE" w:rsidP="00D00BFE">
            <w:pPr>
              <w:pStyle w:val="TableBody"/>
            </w:pPr>
            <w:r w:rsidRPr="00655F1A">
              <w:t>Text</w:t>
            </w:r>
          </w:p>
        </w:tc>
        <w:tc>
          <w:tcPr>
            <w:tcW w:w="4867" w:type="dxa"/>
            <w:hideMark/>
          </w:tcPr>
          <w:p w14:paraId="13707939" w14:textId="77777777" w:rsidR="00D00BFE" w:rsidRPr="00655F1A" w:rsidRDefault="00D00BFE" w:rsidP="00D00BFE">
            <w:pPr>
              <w:pStyle w:val="TableBody"/>
            </w:pPr>
            <w:r w:rsidRPr="00655F1A">
              <w:t>N/A</w:t>
            </w:r>
          </w:p>
        </w:tc>
      </w:tr>
      <w:tr w:rsidR="00D00BFE" w:rsidRPr="00655F1A" w14:paraId="11D1C463" w14:textId="77777777" w:rsidTr="008B3D48">
        <w:trPr>
          <w:cantSplit/>
          <w:trHeight w:val="20"/>
        </w:trPr>
        <w:tc>
          <w:tcPr>
            <w:tcW w:w="1975" w:type="dxa"/>
            <w:noWrap/>
            <w:hideMark/>
          </w:tcPr>
          <w:p w14:paraId="2B223514" w14:textId="77777777" w:rsidR="00D00BFE" w:rsidRPr="00D00BFE" w:rsidRDefault="00D00BFE" w:rsidP="00D00BFE">
            <w:pPr>
              <w:pStyle w:val="TableBody"/>
              <w:rPr>
                <w:b/>
                <w:bCs/>
              </w:rPr>
            </w:pPr>
            <w:r w:rsidRPr="00D00BFE">
              <w:rPr>
                <w:b/>
                <w:bCs/>
              </w:rPr>
              <w:t>State Well Number</w:t>
            </w:r>
          </w:p>
        </w:tc>
        <w:tc>
          <w:tcPr>
            <w:tcW w:w="3780" w:type="dxa"/>
            <w:hideMark/>
          </w:tcPr>
          <w:p w14:paraId="5A5B026D" w14:textId="77777777" w:rsidR="00D00BFE" w:rsidRPr="00655F1A" w:rsidRDefault="00D00BFE" w:rsidP="00D00BFE">
            <w:pPr>
              <w:pStyle w:val="TableBody"/>
            </w:pPr>
            <w:r w:rsidRPr="00655F1A">
              <w:t>State well number provided by the Department of Water Resources.</w:t>
            </w:r>
          </w:p>
        </w:tc>
        <w:tc>
          <w:tcPr>
            <w:tcW w:w="1980" w:type="dxa"/>
          </w:tcPr>
          <w:p w14:paraId="7078F858" w14:textId="6ADCB325" w:rsidR="00D00BFE" w:rsidRPr="00655F1A" w:rsidRDefault="00E9004B" w:rsidP="00D00BFE">
            <w:pPr>
              <w:pStyle w:val="TableBody"/>
            </w:pPr>
            <w:r>
              <w:t>None</w:t>
            </w:r>
          </w:p>
        </w:tc>
        <w:tc>
          <w:tcPr>
            <w:tcW w:w="2574" w:type="dxa"/>
            <w:hideMark/>
          </w:tcPr>
          <w:p w14:paraId="6BDC459F" w14:textId="77777777" w:rsidR="00D00BFE" w:rsidRPr="00655F1A" w:rsidRDefault="00D00BFE" w:rsidP="00D00BFE">
            <w:pPr>
              <w:pStyle w:val="TableBody"/>
            </w:pPr>
            <w:r w:rsidRPr="00655F1A">
              <w:t>At least one well identifier must be entered for each submittal</w:t>
            </w:r>
            <w:r>
              <w:t>.</w:t>
            </w:r>
          </w:p>
        </w:tc>
        <w:tc>
          <w:tcPr>
            <w:tcW w:w="2580" w:type="dxa"/>
            <w:hideMark/>
          </w:tcPr>
          <w:p w14:paraId="7C67D620" w14:textId="77777777" w:rsidR="00D00BFE" w:rsidRPr="00655F1A" w:rsidRDefault="00D00BFE" w:rsidP="00D00BFE">
            <w:pPr>
              <w:pStyle w:val="TableBody"/>
            </w:pPr>
            <w:r w:rsidRPr="00655F1A">
              <w:t>N/A</w:t>
            </w:r>
          </w:p>
        </w:tc>
        <w:tc>
          <w:tcPr>
            <w:tcW w:w="2302" w:type="dxa"/>
            <w:hideMark/>
          </w:tcPr>
          <w:p w14:paraId="368E8316" w14:textId="77777777" w:rsidR="00D00BFE" w:rsidRPr="00655F1A" w:rsidRDefault="00D00BFE" w:rsidP="00D00BFE">
            <w:pPr>
              <w:pStyle w:val="TableBody"/>
            </w:pPr>
            <w:r w:rsidRPr="00655F1A">
              <w:t>N/A</w:t>
            </w:r>
          </w:p>
        </w:tc>
        <w:tc>
          <w:tcPr>
            <w:tcW w:w="1537" w:type="dxa"/>
            <w:hideMark/>
          </w:tcPr>
          <w:p w14:paraId="1447A768" w14:textId="77777777" w:rsidR="00D00BFE" w:rsidRPr="00655F1A" w:rsidRDefault="00D00BFE" w:rsidP="00D00BFE">
            <w:pPr>
              <w:pStyle w:val="TableBody"/>
            </w:pPr>
            <w:r w:rsidRPr="00655F1A">
              <w:t>Text</w:t>
            </w:r>
          </w:p>
        </w:tc>
        <w:tc>
          <w:tcPr>
            <w:tcW w:w="4867" w:type="dxa"/>
            <w:hideMark/>
          </w:tcPr>
          <w:p w14:paraId="1BEDEE0A" w14:textId="77777777" w:rsidR="00D00BFE" w:rsidRPr="00655F1A" w:rsidRDefault="00D00BFE" w:rsidP="00D00BFE">
            <w:pPr>
              <w:pStyle w:val="TableBody"/>
            </w:pPr>
            <w:r w:rsidRPr="00655F1A">
              <w:t>N/A</w:t>
            </w:r>
          </w:p>
        </w:tc>
      </w:tr>
      <w:tr w:rsidR="00D00BFE" w:rsidRPr="00655F1A" w14:paraId="504637E2" w14:textId="77777777" w:rsidTr="008B3D48">
        <w:trPr>
          <w:cantSplit/>
          <w:trHeight w:val="20"/>
        </w:trPr>
        <w:tc>
          <w:tcPr>
            <w:tcW w:w="1975" w:type="dxa"/>
            <w:noWrap/>
            <w:hideMark/>
          </w:tcPr>
          <w:p w14:paraId="3767B9C5" w14:textId="77777777" w:rsidR="00D00BFE" w:rsidRPr="00D00BFE" w:rsidRDefault="00D00BFE" w:rsidP="00D00BFE">
            <w:pPr>
              <w:pStyle w:val="TableBody"/>
              <w:rPr>
                <w:b/>
                <w:bCs/>
              </w:rPr>
            </w:pPr>
            <w:r w:rsidRPr="00D00BFE">
              <w:rPr>
                <w:b/>
                <w:bCs/>
              </w:rPr>
              <w:t>Site Code</w:t>
            </w:r>
          </w:p>
        </w:tc>
        <w:tc>
          <w:tcPr>
            <w:tcW w:w="3780" w:type="dxa"/>
            <w:hideMark/>
          </w:tcPr>
          <w:p w14:paraId="214E9010" w14:textId="77777777" w:rsidR="00D00BFE" w:rsidRPr="00655F1A" w:rsidRDefault="00D00BFE" w:rsidP="00D00BFE">
            <w:pPr>
              <w:pStyle w:val="TableBody"/>
            </w:pPr>
            <w:r w:rsidRPr="00655F1A">
              <w:t xml:space="preserve">Unique identifier assigned to each well for a </w:t>
            </w:r>
            <w:r>
              <w:t>relevant</w:t>
            </w:r>
            <w:r w:rsidRPr="00655F1A">
              <w:t xml:space="preserve"> program that the program uses to track individual wells within the program’s system.</w:t>
            </w:r>
          </w:p>
        </w:tc>
        <w:tc>
          <w:tcPr>
            <w:tcW w:w="1980" w:type="dxa"/>
          </w:tcPr>
          <w:p w14:paraId="5DF972F4" w14:textId="77777777" w:rsidR="00D00BFE" w:rsidRPr="00F3398A" w:rsidRDefault="00D00BFE" w:rsidP="00D00BFE">
            <w:pPr>
              <w:pStyle w:val="TableBullet"/>
              <w:spacing w:before="40" w:after="40"/>
            </w:pPr>
            <w:r w:rsidRPr="00F3398A">
              <w:t>SGMA</w:t>
            </w:r>
          </w:p>
          <w:p w14:paraId="45BBDCDF" w14:textId="77777777" w:rsidR="00D00BFE" w:rsidRPr="00F3398A" w:rsidRDefault="00D00BFE" w:rsidP="00D00BFE">
            <w:pPr>
              <w:pStyle w:val="TableBullet"/>
              <w:spacing w:before="40" w:after="40"/>
            </w:pPr>
            <w:r w:rsidRPr="00F3398A">
              <w:t>CASGEM</w:t>
            </w:r>
          </w:p>
          <w:p w14:paraId="531535DF" w14:textId="77777777" w:rsidR="00D00BFE" w:rsidRPr="00F3398A" w:rsidRDefault="00D00BFE" w:rsidP="00D00BFE">
            <w:pPr>
              <w:pStyle w:val="TableBullet"/>
              <w:spacing w:before="40" w:after="40"/>
            </w:pPr>
            <w:r w:rsidRPr="00F3398A">
              <w:t>GeoTracker</w:t>
            </w:r>
          </w:p>
        </w:tc>
        <w:tc>
          <w:tcPr>
            <w:tcW w:w="2574" w:type="dxa"/>
            <w:hideMark/>
          </w:tcPr>
          <w:p w14:paraId="6FC08433" w14:textId="77777777" w:rsidR="00D00BFE" w:rsidRPr="00655F1A" w:rsidRDefault="00D00BFE" w:rsidP="00D00BFE">
            <w:pPr>
              <w:pStyle w:val="TableBody"/>
            </w:pPr>
            <w:r w:rsidRPr="00655F1A">
              <w:t>At least one well identifier must be entered for each submittal</w:t>
            </w:r>
            <w:r>
              <w:t>.</w:t>
            </w:r>
          </w:p>
        </w:tc>
        <w:tc>
          <w:tcPr>
            <w:tcW w:w="2580" w:type="dxa"/>
            <w:hideMark/>
          </w:tcPr>
          <w:p w14:paraId="479C90B6" w14:textId="77777777" w:rsidR="00D00BFE" w:rsidRPr="00655F1A" w:rsidRDefault="00D00BFE" w:rsidP="00D00BFE">
            <w:pPr>
              <w:pStyle w:val="TableBody"/>
            </w:pPr>
            <w:r w:rsidRPr="00655F1A">
              <w:t>N/A</w:t>
            </w:r>
          </w:p>
        </w:tc>
        <w:tc>
          <w:tcPr>
            <w:tcW w:w="2302" w:type="dxa"/>
            <w:hideMark/>
          </w:tcPr>
          <w:p w14:paraId="5C687D71" w14:textId="77777777" w:rsidR="00D00BFE" w:rsidRPr="00655F1A" w:rsidRDefault="00D00BFE" w:rsidP="00D00BFE">
            <w:pPr>
              <w:pStyle w:val="TableBody"/>
            </w:pPr>
            <w:r w:rsidRPr="00655F1A">
              <w:t>N/A</w:t>
            </w:r>
          </w:p>
        </w:tc>
        <w:tc>
          <w:tcPr>
            <w:tcW w:w="1537" w:type="dxa"/>
            <w:hideMark/>
          </w:tcPr>
          <w:p w14:paraId="2FA14466" w14:textId="77777777" w:rsidR="00D00BFE" w:rsidRPr="00655F1A" w:rsidRDefault="00D00BFE" w:rsidP="00D00BFE">
            <w:pPr>
              <w:pStyle w:val="TableBody"/>
            </w:pPr>
            <w:r w:rsidRPr="00655F1A">
              <w:t>Text</w:t>
            </w:r>
          </w:p>
        </w:tc>
        <w:tc>
          <w:tcPr>
            <w:tcW w:w="4867" w:type="dxa"/>
            <w:hideMark/>
          </w:tcPr>
          <w:p w14:paraId="58C9C98E" w14:textId="77777777" w:rsidR="00D00BFE" w:rsidRPr="00655F1A" w:rsidRDefault="00D00BFE" w:rsidP="00D00BFE">
            <w:pPr>
              <w:pStyle w:val="TableBody"/>
            </w:pPr>
            <w:r w:rsidRPr="00655F1A">
              <w:t>N/A</w:t>
            </w:r>
          </w:p>
        </w:tc>
      </w:tr>
      <w:tr w:rsidR="00D00BFE" w:rsidRPr="00655F1A" w14:paraId="67ABEAAB" w14:textId="77777777" w:rsidTr="008B3D48">
        <w:trPr>
          <w:cantSplit/>
          <w:trHeight w:val="20"/>
        </w:trPr>
        <w:tc>
          <w:tcPr>
            <w:tcW w:w="1975" w:type="dxa"/>
            <w:noWrap/>
          </w:tcPr>
          <w:p w14:paraId="30DAB723" w14:textId="77777777" w:rsidR="00D00BFE" w:rsidRPr="00D00BFE" w:rsidDel="0066463E" w:rsidRDefault="00D00BFE" w:rsidP="00D00BFE">
            <w:pPr>
              <w:pStyle w:val="TableBody"/>
              <w:rPr>
                <w:b/>
                <w:bCs/>
              </w:rPr>
            </w:pPr>
            <w:r w:rsidRPr="00D00BFE">
              <w:rPr>
                <w:b/>
                <w:bCs/>
              </w:rPr>
              <w:t>Permit Number</w:t>
            </w:r>
          </w:p>
        </w:tc>
        <w:tc>
          <w:tcPr>
            <w:tcW w:w="3780" w:type="dxa"/>
          </w:tcPr>
          <w:p w14:paraId="51B091FB" w14:textId="77777777" w:rsidR="00D00BFE" w:rsidRPr="00655F1A" w:rsidRDefault="00D00BFE" w:rsidP="00D00BFE">
            <w:pPr>
              <w:pStyle w:val="TableBody"/>
            </w:pPr>
            <w:r>
              <w:t>Permitting agency permit number associated with well.</w:t>
            </w:r>
          </w:p>
        </w:tc>
        <w:tc>
          <w:tcPr>
            <w:tcW w:w="1980" w:type="dxa"/>
          </w:tcPr>
          <w:p w14:paraId="7DDD22F8" w14:textId="388ECF4E" w:rsidR="00D00BFE" w:rsidRPr="00655F1A" w:rsidRDefault="00730784" w:rsidP="00D00BFE">
            <w:pPr>
              <w:pStyle w:val="TableBody"/>
            </w:pPr>
            <w:r>
              <w:t>None</w:t>
            </w:r>
          </w:p>
        </w:tc>
        <w:tc>
          <w:tcPr>
            <w:tcW w:w="2574" w:type="dxa"/>
          </w:tcPr>
          <w:p w14:paraId="27938DAA" w14:textId="77777777" w:rsidR="00D00BFE" w:rsidRPr="00655F1A" w:rsidRDefault="00D00BFE" w:rsidP="00D00BFE">
            <w:pPr>
              <w:pStyle w:val="TableBody"/>
            </w:pPr>
            <w:r>
              <w:t>Optional</w:t>
            </w:r>
          </w:p>
        </w:tc>
        <w:tc>
          <w:tcPr>
            <w:tcW w:w="2580" w:type="dxa"/>
          </w:tcPr>
          <w:p w14:paraId="62AE791D" w14:textId="77777777" w:rsidR="00D00BFE" w:rsidRPr="00655F1A" w:rsidRDefault="00D00BFE" w:rsidP="00D00BFE">
            <w:pPr>
              <w:pStyle w:val="TableBody"/>
            </w:pPr>
            <w:r>
              <w:t>N/A</w:t>
            </w:r>
          </w:p>
        </w:tc>
        <w:tc>
          <w:tcPr>
            <w:tcW w:w="2302" w:type="dxa"/>
          </w:tcPr>
          <w:p w14:paraId="5A693CE1" w14:textId="77777777" w:rsidR="00D00BFE" w:rsidRPr="00655F1A" w:rsidRDefault="00D00BFE" w:rsidP="00D00BFE">
            <w:pPr>
              <w:pStyle w:val="TableBody"/>
            </w:pPr>
            <w:r>
              <w:t>N/A</w:t>
            </w:r>
          </w:p>
        </w:tc>
        <w:tc>
          <w:tcPr>
            <w:tcW w:w="1537" w:type="dxa"/>
          </w:tcPr>
          <w:p w14:paraId="12515A6F" w14:textId="77777777" w:rsidR="00D00BFE" w:rsidRPr="00655F1A" w:rsidRDefault="00D00BFE" w:rsidP="00D00BFE">
            <w:pPr>
              <w:pStyle w:val="TableBody"/>
            </w:pPr>
            <w:r>
              <w:t>Text</w:t>
            </w:r>
          </w:p>
        </w:tc>
        <w:tc>
          <w:tcPr>
            <w:tcW w:w="4867" w:type="dxa"/>
          </w:tcPr>
          <w:p w14:paraId="56070DDE" w14:textId="77777777" w:rsidR="00D00BFE" w:rsidRPr="00655F1A" w:rsidRDefault="00D00BFE" w:rsidP="00D00BFE">
            <w:pPr>
              <w:pStyle w:val="TableBody"/>
            </w:pPr>
            <w:r>
              <w:t>N/A</w:t>
            </w:r>
          </w:p>
        </w:tc>
      </w:tr>
      <w:tr w:rsidR="00D00BFE" w:rsidRPr="00655F1A" w14:paraId="6C7CDED2" w14:textId="77777777" w:rsidTr="008B3D48">
        <w:trPr>
          <w:cantSplit/>
          <w:trHeight w:val="20"/>
        </w:trPr>
        <w:tc>
          <w:tcPr>
            <w:tcW w:w="1975" w:type="dxa"/>
            <w:noWrap/>
          </w:tcPr>
          <w:p w14:paraId="495686F9" w14:textId="77777777" w:rsidR="00D00BFE" w:rsidRPr="00D00BFE" w:rsidRDefault="00D00BFE" w:rsidP="00D00BFE">
            <w:pPr>
              <w:pStyle w:val="TableBody"/>
              <w:rPr>
                <w:b/>
                <w:bCs/>
              </w:rPr>
            </w:pPr>
            <w:r w:rsidRPr="00D00BFE">
              <w:rPr>
                <w:b/>
                <w:bCs/>
              </w:rPr>
              <w:t>Local Permit Agency</w:t>
            </w:r>
          </w:p>
        </w:tc>
        <w:tc>
          <w:tcPr>
            <w:tcW w:w="3780" w:type="dxa"/>
          </w:tcPr>
          <w:p w14:paraId="1784EB08" w14:textId="77777777" w:rsidR="00D00BFE" w:rsidRDefault="00D00BFE" w:rsidP="00D00BFE">
            <w:pPr>
              <w:pStyle w:val="TableBody"/>
            </w:pPr>
            <w:r>
              <w:t>Agency who approved permit associated with well.</w:t>
            </w:r>
          </w:p>
        </w:tc>
        <w:tc>
          <w:tcPr>
            <w:tcW w:w="1980" w:type="dxa"/>
          </w:tcPr>
          <w:p w14:paraId="61394CF3" w14:textId="1585F9F4" w:rsidR="00D00BFE" w:rsidRPr="00655F1A" w:rsidRDefault="00730784" w:rsidP="00D00BFE">
            <w:pPr>
              <w:pStyle w:val="TableBody"/>
            </w:pPr>
            <w:r>
              <w:t>None</w:t>
            </w:r>
          </w:p>
        </w:tc>
        <w:tc>
          <w:tcPr>
            <w:tcW w:w="2574" w:type="dxa"/>
          </w:tcPr>
          <w:p w14:paraId="6E49E536" w14:textId="77777777" w:rsidR="00D00BFE" w:rsidRPr="00655F1A" w:rsidRDefault="00D00BFE" w:rsidP="00D00BFE">
            <w:pPr>
              <w:pStyle w:val="TableBody"/>
            </w:pPr>
            <w:r>
              <w:t>Optional</w:t>
            </w:r>
          </w:p>
        </w:tc>
        <w:tc>
          <w:tcPr>
            <w:tcW w:w="2580" w:type="dxa"/>
          </w:tcPr>
          <w:p w14:paraId="23EB27C7" w14:textId="77777777" w:rsidR="00D00BFE" w:rsidRPr="00655F1A" w:rsidRDefault="00D00BFE" w:rsidP="00D00BFE">
            <w:pPr>
              <w:pStyle w:val="TableBody"/>
            </w:pPr>
            <w:r>
              <w:t>N/A</w:t>
            </w:r>
          </w:p>
        </w:tc>
        <w:tc>
          <w:tcPr>
            <w:tcW w:w="2302" w:type="dxa"/>
          </w:tcPr>
          <w:p w14:paraId="0F61CB26" w14:textId="77777777" w:rsidR="00D00BFE" w:rsidRPr="00655F1A" w:rsidRDefault="00D00BFE" w:rsidP="00D00BFE">
            <w:pPr>
              <w:pStyle w:val="TableBody"/>
            </w:pPr>
            <w:r>
              <w:t>N/A</w:t>
            </w:r>
          </w:p>
        </w:tc>
        <w:tc>
          <w:tcPr>
            <w:tcW w:w="1537" w:type="dxa"/>
          </w:tcPr>
          <w:p w14:paraId="35BB19B7" w14:textId="77777777" w:rsidR="00D00BFE" w:rsidRPr="00655F1A" w:rsidRDefault="00D00BFE" w:rsidP="00D00BFE">
            <w:pPr>
              <w:pStyle w:val="TableBody"/>
            </w:pPr>
            <w:r>
              <w:t>Text</w:t>
            </w:r>
          </w:p>
        </w:tc>
        <w:tc>
          <w:tcPr>
            <w:tcW w:w="4867" w:type="dxa"/>
          </w:tcPr>
          <w:p w14:paraId="65D66210" w14:textId="77777777" w:rsidR="00D00BFE" w:rsidRPr="00655F1A" w:rsidRDefault="00D00BFE" w:rsidP="00D00BFE">
            <w:pPr>
              <w:pStyle w:val="TableBody"/>
            </w:pPr>
            <w:r>
              <w:t>N/A</w:t>
            </w:r>
          </w:p>
        </w:tc>
      </w:tr>
      <w:tr w:rsidR="00D00BFE" w:rsidRPr="00655F1A" w14:paraId="2FC534DB" w14:textId="77777777" w:rsidTr="008B3D48">
        <w:trPr>
          <w:cantSplit/>
          <w:trHeight w:val="20"/>
        </w:trPr>
        <w:tc>
          <w:tcPr>
            <w:tcW w:w="1975" w:type="dxa"/>
            <w:noWrap/>
            <w:hideMark/>
          </w:tcPr>
          <w:p w14:paraId="0D7D046B" w14:textId="77777777" w:rsidR="00D00BFE" w:rsidRPr="00D00BFE" w:rsidRDefault="00D00BFE" w:rsidP="00D00BFE">
            <w:pPr>
              <w:pStyle w:val="TableBody"/>
              <w:rPr>
                <w:b/>
                <w:bCs/>
              </w:rPr>
            </w:pPr>
            <w:r w:rsidRPr="00D00BFE">
              <w:rPr>
                <w:b/>
                <w:bCs/>
              </w:rPr>
              <w:t>Latitude</w:t>
            </w:r>
          </w:p>
        </w:tc>
        <w:tc>
          <w:tcPr>
            <w:tcW w:w="3780" w:type="dxa"/>
            <w:hideMark/>
          </w:tcPr>
          <w:p w14:paraId="101F4687" w14:textId="77777777" w:rsidR="00D00BFE" w:rsidRPr="00655F1A" w:rsidRDefault="00D00BFE" w:rsidP="00D00BFE">
            <w:pPr>
              <w:pStyle w:val="TableBody"/>
            </w:pPr>
            <w:r w:rsidRPr="00655F1A">
              <w:t>Latitude of the well location (Y Coordinate).</w:t>
            </w:r>
          </w:p>
        </w:tc>
        <w:tc>
          <w:tcPr>
            <w:tcW w:w="1980" w:type="dxa"/>
          </w:tcPr>
          <w:p w14:paraId="1AE171BA" w14:textId="77777777" w:rsidR="00D00BFE" w:rsidRPr="00D00BFE" w:rsidRDefault="00D00BFE" w:rsidP="00D00BFE">
            <w:pPr>
              <w:pStyle w:val="TableBullet"/>
              <w:spacing w:before="40" w:after="40"/>
            </w:pPr>
            <w:r w:rsidRPr="00D00BFE">
              <w:t>SGMA</w:t>
            </w:r>
          </w:p>
          <w:p w14:paraId="55D4A763" w14:textId="77777777" w:rsidR="00D00BFE" w:rsidRPr="00D00BFE" w:rsidRDefault="00D00BFE" w:rsidP="00D00BFE">
            <w:pPr>
              <w:pStyle w:val="TableBullet"/>
              <w:spacing w:before="40" w:after="40"/>
            </w:pPr>
            <w:r w:rsidRPr="00D00BFE">
              <w:t>CASGEM</w:t>
            </w:r>
          </w:p>
          <w:p w14:paraId="5A26715B" w14:textId="77777777" w:rsidR="00D00BFE" w:rsidRPr="00D00BFE" w:rsidRDefault="00D00BFE" w:rsidP="00D00BFE">
            <w:pPr>
              <w:pStyle w:val="TableBullet"/>
              <w:spacing w:before="40" w:after="40"/>
            </w:pPr>
            <w:r w:rsidRPr="00D00BFE">
              <w:t>GeoTracker</w:t>
            </w:r>
          </w:p>
        </w:tc>
        <w:tc>
          <w:tcPr>
            <w:tcW w:w="2574" w:type="dxa"/>
            <w:hideMark/>
          </w:tcPr>
          <w:p w14:paraId="0FD79B95" w14:textId="77777777" w:rsidR="00D00BFE" w:rsidRPr="00655F1A" w:rsidRDefault="00D00BFE" w:rsidP="00D00BFE">
            <w:pPr>
              <w:pStyle w:val="TableBody"/>
            </w:pPr>
            <w:r w:rsidRPr="00655F1A">
              <w:t>Required</w:t>
            </w:r>
          </w:p>
        </w:tc>
        <w:tc>
          <w:tcPr>
            <w:tcW w:w="2580" w:type="dxa"/>
            <w:hideMark/>
          </w:tcPr>
          <w:p w14:paraId="5D786FB4" w14:textId="77777777" w:rsidR="00D00BFE" w:rsidRPr="00655F1A" w:rsidRDefault="00D00BFE" w:rsidP="00D00BFE">
            <w:pPr>
              <w:pStyle w:val="TableBody"/>
            </w:pPr>
            <w:r w:rsidRPr="520FF5B2">
              <w:t>5 decimal places</w:t>
            </w:r>
            <w:r w:rsidRPr="47607F35">
              <w:t xml:space="preserve"> (36</w:t>
            </w:r>
            <w:r w:rsidRPr="520FF5B2">
              <w:t>-feet</w:t>
            </w:r>
            <w:r w:rsidRPr="47607F35">
              <w:t>)</w:t>
            </w:r>
          </w:p>
        </w:tc>
        <w:tc>
          <w:tcPr>
            <w:tcW w:w="2302" w:type="dxa"/>
            <w:hideMark/>
          </w:tcPr>
          <w:p w14:paraId="70623EA7" w14:textId="77777777" w:rsidR="00D00BFE" w:rsidRPr="00655F1A" w:rsidRDefault="00D00BFE" w:rsidP="00D00BFE">
            <w:pPr>
              <w:pStyle w:val="TableBody"/>
            </w:pPr>
            <w:r w:rsidRPr="00655F1A">
              <w:t>Decimal degrees</w:t>
            </w:r>
          </w:p>
        </w:tc>
        <w:tc>
          <w:tcPr>
            <w:tcW w:w="1537" w:type="dxa"/>
            <w:hideMark/>
          </w:tcPr>
          <w:p w14:paraId="040A8CF3" w14:textId="77777777" w:rsidR="00D00BFE" w:rsidRPr="00655F1A" w:rsidRDefault="00D00BFE" w:rsidP="00D00BFE">
            <w:pPr>
              <w:pStyle w:val="TableBody"/>
            </w:pPr>
            <w:r w:rsidRPr="00655F1A">
              <w:t>Numeric</w:t>
            </w:r>
          </w:p>
        </w:tc>
        <w:tc>
          <w:tcPr>
            <w:tcW w:w="4867" w:type="dxa"/>
            <w:hideMark/>
          </w:tcPr>
          <w:p w14:paraId="23CDF88E" w14:textId="77777777" w:rsidR="00D00BFE" w:rsidRPr="00655F1A" w:rsidRDefault="00D00BFE" w:rsidP="00D00BFE">
            <w:pPr>
              <w:pStyle w:val="TableBody"/>
            </w:pPr>
            <w:r w:rsidRPr="00655F1A">
              <w:t>N/A</w:t>
            </w:r>
          </w:p>
        </w:tc>
      </w:tr>
      <w:tr w:rsidR="00D00BFE" w:rsidRPr="00655F1A" w14:paraId="59AC742F" w14:textId="77777777" w:rsidTr="008B3D48">
        <w:trPr>
          <w:cantSplit/>
          <w:trHeight w:val="20"/>
        </w:trPr>
        <w:tc>
          <w:tcPr>
            <w:tcW w:w="1975" w:type="dxa"/>
            <w:noWrap/>
            <w:hideMark/>
          </w:tcPr>
          <w:p w14:paraId="3B898429" w14:textId="77777777" w:rsidR="00D00BFE" w:rsidRPr="00D00BFE" w:rsidRDefault="00D00BFE" w:rsidP="00D00BFE">
            <w:pPr>
              <w:pStyle w:val="TableBody"/>
              <w:rPr>
                <w:b/>
                <w:bCs/>
              </w:rPr>
            </w:pPr>
            <w:r w:rsidRPr="00D00BFE">
              <w:rPr>
                <w:b/>
                <w:bCs/>
              </w:rPr>
              <w:t>Longitude</w:t>
            </w:r>
          </w:p>
        </w:tc>
        <w:tc>
          <w:tcPr>
            <w:tcW w:w="3780" w:type="dxa"/>
            <w:hideMark/>
          </w:tcPr>
          <w:p w14:paraId="259FE121" w14:textId="77777777" w:rsidR="00D00BFE" w:rsidRPr="00655F1A" w:rsidRDefault="00D00BFE" w:rsidP="00D00BFE">
            <w:pPr>
              <w:pStyle w:val="TableBody"/>
            </w:pPr>
            <w:r w:rsidRPr="00655F1A">
              <w:t>Longitude of the well location (X Coordinate).</w:t>
            </w:r>
          </w:p>
        </w:tc>
        <w:tc>
          <w:tcPr>
            <w:tcW w:w="1980" w:type="dxa"/>
          </w:tcPr>
          <w:p w14:paraId="018C665D" w14:textId="77777777" w:rsidR="00D00BFE" w:rsidRPr="00D00BFE" w:rsidRDefault="00D00BFE" w:rsidP="00D00BFE">
            <w:pPr>
              <w:pStyle w:val="TableBullet"/>
              <w:spacing w:before="40" w:after="40"/>
            </w:pPr>
            <w:r w:rsidRPr="00D00BFE">
              <w:t>SGMA</w:t>
            </w:r>
          </w:p>
          <w:p w14:paraId="023FBA2E" w14:textId="77777777" w:rsidR="00D00BFE" w:rsidRPr="00D00BFE" w:rsidRDefault="00D00BFE" w:rsidP="00D00BFE">
            <w:pPr>
              <w:pStyle w:val="TableBullet"/>
              <w:spacing w:before="40" w:after="40"/>
            </w:pPr>
            <w:r w:rsidRPr="00D00BFE">
              <w:t>CASGEM</w:t>
            </w:r>
          </w:p>
          <w:p w14:paraId="61D6399F" w14:textId="77777777" w:rsidR="00D00BFE" w:rsidRPr="00D00BFE" w:rsidRDefault="00D00BFE" w:rsidP="00D00BFE">
            <w:pPr>
              <w:pStyle w:val="TableBullet"/>
              <w:spacing w:before="40" w:after="40"/>
            </w:pPr>
            <w:r w:rsidRPr="00D00BFE">
              <w:t>GeoTracker</w:t>
            </w:r>
          </w:p>
        </w:tc>
        <w:tc>
          <w:tcPr>
            <w:tcW w:w="2574" w:type="dxa"/>
            <w:hideMark/>
          </w:tcPr>
          <w:p w14:paraId="726D75F7" w14:textId="77777777" w:rsidR="00D00BFE" w:rsidRPr="00655F1A" w:rsidRDefault="00D00BFE" w:rsidP="00D00BFE">
            <w:pPr>
              <w:pStyle w:val="TableBody"/>
            </w:pPr>
            <w:r w:rsidRPr="00655F1A">
              <w:t>Required</w:t>
            </w:r>
          </w:p>
        </w:tc>
        <w:tc>
          <w:tcPr>
            <w:tcW w:w="2580" w:type="dxa"/>
            <w:hideMark/>
          </w:tcPr>
          <w:p w14:paraId="6C537738" w14:textId="77777777" w:rsidR="00D00BFE" w:rsidRPr="00655F1A" w:rsidRDefault="00D00BFE" w:rsidP="00D00BFE">
            <w:pPr>
              <w:pStyle w:val="TableBody"/>
            </w:pPr>
            <w:r w:rsidRPr="47607F35">
              <w:t>5 decimal places (36-feet)</w:t>
            </w:r>
          </w:p>
        </w:tc>
        <w:tc>
          <w:tcPr>
            <w:tcW w:w="2302" w:type="dxa"/>
            <w:hideMark/>
          </w:tcPr>
          <w:p w14:paraId="59118E29" w14:textId="77777777" w:rsidR="00D00BFE" w:rsidRPr="00655F1A" w:rsidRDefault="00D00BFE" w:rsidP="00D00BFE">
            <w:pPr>
              <w:pStyle w:val="TableBody"/>
            </w:pPr>
            <w:r w:rsidRPr="00655F1A">
              <w:t>Decimal degrees</w:t>
            </w:r>
          </w:p>
        </w:tc>
        <w:tc>
          <w:tcPr>
            <w:tcW w:w="1537" w:type="dxa"/>
            <w:hideMark/>
          </w:tcPr>
          <w:p w14:paraId="1187AD9D" w14:textId="77777777" w:rsidR="00D00BFE" w:rsidRPr="00655F1A" w:rsidRDefault="00D00BFE" w:rsidP="00D00BFE">
            <w:pPr>
              <w:pStyle w:val="TableBody"/>
            </w:pPr>
            <w:r w:rsidRPr="00655F1A">
              <w:t>Numeric</w:t>
            </w:r>
          </w:p>
        </w:tc>
        <w:tc>
          <w:tcPr>
            <w:tcW w:w="4867" w:type="dxa"/>
            <w:hideMark/>
          </w:tcPr>
          <w:p w14:paraId="1D1C1709" w14:textId="77777777" w:rsidR="00D00BFE" w:rsidRPr="00655F1A" w:rsidRDefault="00D00BFE" w:rsidP="00D00BFE">
            <w:pPr>
              <w:pStyle w:val="TableBody"/>
            </w:pPr>
            <w:r w:rsidRPr="00655F1A">
              <w:t>N/A</w:t>
            </w:r>
          </w:p>
        </w:tc>
      </w:tr>
      <w:tr w:rsidR="00D00BFE" w:rsidRPr="00655F1A" w14:paraId="4F2B459E" w14:textId="77777777" w:rsidTr="008B3D48">
        <w:trPr>
          <w:cantSplit/>
          <w:trHeight w:val="20"/>
        </w:trPr>
        <w:tc>
          <w:tcPr>
            <w:tcW w:w="1975" w:type="dxa"/>
            <w:noWrap/>
            <w:hideMark/>
          </w:tcPr>
          <w:p w14:paraId="47F20697" w14:textId="77777777" w:rsidR="00D00BFE" w:rsidRPr="00D00BFE" w:rsidRDefault="00D00BFE" w:rsidP="00D00BFE">
            <w:pPr>
              <w:pStyle w:val="TableBody"/>
              <w:rPr>
                <w:b/>
                <w:bCs/>
              </w:rPr>
            </w:pPr>
            <w:r w:rsidRPr="00D00BFE">
              <w:rPr>
                <w:b/>
                <w:bCs/>
              </w:rPr>
              <w:t>Coordinates Survey Date</w:t>
            </w:r>
          </w:p>
        </w:tc>
        <w:tc>
          <w:tcPr>
            <w:tcW w:w="3780" w:type="dxa"/>
            <w:hideMark/>
          </w:tcPr>
          <w:p w14:paraId="2AF3AEB1" w14:textId="77777777" w:rsidR="00D00BFE" w:rsidRPr="00655F1A" w:rsidRDefault="00D00BFE" w:rsidP="00D00BFE">
            <w:pPr>
              <w:pStyle w:val="TableBody"/>
            </w:pPr>
            <w:r w:rsidRPr="00655F1A">
              <w:t>Date that the XY coordinates of the well were surveyed.</w:t>
            </w:r>
          </w:p>
        </w:tc>
        <w:tc>
          <w:tcPr>
            <w:tcW w:w="1980" w:type="dxa"/>
          </w:tcPr>
          <w:p w14:paraId="61817BFD" w14:textId="77777777" w:rsidR="00D00BFE" w:rsidRPr="00D00BFE" w:rsidDel="00FF4E3B" w:rsidRDefault="00D00BFE" w:rsidP="00D00BFE">
            <w:pPr>
              <w:pStyle w:val="TableBullet"/>
              <w:spacing w:before="40" w:after="40"/>
            </w:pPr>
            <w:r w:rsidRPr="00D00BFE">
              <w:t>GeoTracker</w:t>
            </w:r>
          </w:p>
        </w:tc>
        <w:tc>
          <w:tcPr>
            <w:tcW w:w="2574" w:type="dxa"/>
            <w:hideMark/>
          </w:tcPr>
          <w:p w14:paraId="3F7E81E3" w14:textId="77777777" w:rsidR="00D00BFE" w:rsidRPr="00655F1A" w:rsidRDefault="00D00BFE" w:rsidP="00D00BFE">
            <w:pPr>
              <w:pStyle w:val="TableBody"/>
            </w:pPr>
            <w:r w:rsidRPr="00655F1A">
              <w:t>Optional</w:t>
            </w:r>
          </w:p>
        </w:tc>
        <w:tc>
          <w:tcPr>
            <w:tcW w:w="2580" w:type="dxa"/>
            <w:hideMark/>
          </w:tcPr>
          <w:p w14:paraId="7349A74C" w14:textId="77777777" w:rsidR="00D00BFE" w:rsidRPr="00655F1A" w:rsidRDefault="00D00BFE" w:rsidP="00D00BFE">
            <w:pPr>
              <w:pStyle w:val="TableBody"/>
            </w:pPr>
            <w:r w:rsidRPr="00655F1A">
              <w:t>N/A</w:t>
            </w:r>
          </w:p>
        </w:tc>
        <w:tc>
          <w:tcPr>
            <w:tcW w:w="2302" w:type="dxa"/>
            <w:hideMark/>
          </w:tcPr>
          <w:p w14:paraId="6BA3F389" w14:textId="3C046B55" w:rsidR="00D00BFE" w:rsidRPr="00655F1A" w:rsidRDefault="00D00BFE" w:rsidP="00D00BFE">
            <w:pPr>
              <w:pStyle w:val="TableBody"/>
            </w:pPr>
            <w:r>
              <w:t>MM/DD/YYYY</w:t>
            </w:r>
          </w:p>
        </w:tc>
        <w:tc>
          <w:tcPr>
            <w:tcW w:w="1537" w:type="dxa"/>
            <w:hideMark/>
          </w:tcPr>
          <w:p w14:paraId="0BC2C263" w14:textId="77777777" w:rsidR="00D00BFE" w:rsidRPr="00655F1A" w:rsidRDefault="00D00BFE" w:rsidP="00D00BFE">
            <w:pPr>
              <w:pStyle w:val="TableBody"/>
            </w:pPr>
            <w:r w:rsidRPr="00655F1A">
              <w:t>Date</w:t>
            </w:r>
          </w:p>
        </w:tc>
        <w:tc>
          <w:tcPr>
            <w:tcW w:w="4867" w:type="dxa"/>
            <w:hideMark/>
          </w:tcPr>
          <w:p w14:paraId="49A80DEE" w14:textId="77777777" w:rsidR="00D00BFE" w:rsidRPr="00655F1A" w:rsidRDefault="00D00BFE" w:rsidP="00D00BFE">
            <w:pPr>
              <w:pStyle w:val="TableBody"/>
            </w:pPr>
            <w:r w:rsidRPr="00655F1A">
              <w:t>N/A</w:t>
            </w:r>
          </w:p>
        </w:tc>
      </w:tr>
      <w:tr w:rsidR="00D00BFE" w:rsidRPr="00655F1A" w14:paraId="1863E6F4" w14:textId="77777777" w:rsidTr="008B3D48">
        <w:trPr>
          <w:cantSplit/>
          <w:trHeight w:val="20"/>
        </w:trPr>
        <w:tc>
          <w:tcPr>
            <w:tcW w:w="1975" w:type="dxa"/>
            <w:noWrap/>
          </w:tcPr>
          <w:p w14:paraId="4A1A964A" w14:textId="77777777" w:rsidR="00D00BFE" w:rsidRPr="00D00BFE" w:rsidRDefault="00D00BFE" w:rsidP="00D00BFE">
            <w:pPr>
              <w:pStyle w:val="TableBody"/>
              <w:rPr>
                <w:b/>
                <w:bCs/>
              </w:rPr>
            </w:pPr>
            <w:r w:rsidRPr="00D00BFE">
              <w:rPr>
                <w:b/>
                <w:bCs/>
              </w:rPr>
              <w:t>Coordinates Survey Time</w:t>
            </w:r>
          </w:p>
        </w:tc>
        <w:tc>
          <w:tcPr>
            <w:tcW w:w="3780" w:type="dxa"/>
          </w:tcPr>
          <w:p w14:paraId="79047131" w14:textId="77777777" w:rsidR="00D00BFE" w:rsidRPr="00655F1A" w:rsidRDefault="00D00BFE" w:rsidP="00D00BFE">
            <w:pPr>
              <w:pStyle w:val="TableBody"/>
            </w:pPr>
            <w:r w:rsidRPr="00655F1A">
              <w:t>Time that the XY coordinates of the well were surveyed.</w:t>
            </w:r>
          </w:p>
        </w:tc>
        <w:tc>
          <w:tcPr>
            <w:tcW w:w="1980" w:type="dxa"/>
          </w:tcPr>
          <w:p w14:paraId="3A775C9D" w14:textId="376D82BB" w:rsidR="00D00BFE" w:rsidRPr="00655F1A" w:rsidRDefault="00730784" w:rsidP="00D00BFE">
            <w:pPr>
              <w:pStyle w:val="TableBody"/>
            </w:pPr>
            <w:r>
              <w:t>None</w:t>
            </w:r>
          </w:p>
        </w:tc>
        <w:tc>
          <w:tcPr>
            <w:tcW w:w="2574" w:type="dxa"/>
          </w:tcPr>
          <w:p w14:paraId="1028B799" w14:textId="77777777" w:rsidR="00D00BFE" w:rsidRPr="00655F1A" w:rsidDel="00FF4E3B" w:rsidRDefault="00D00BFE" w:rsidP="00D00BFE">
            <w:pPr>
              <w:pStyle w:val="TableBody"/>
            </w:pPr>
            <w:r w:rsidRPr="00655F1A">
              <w:t>Optional, default is 12:00:00</w:t>
            </w:r>
          </w:p>
        </w:tc>
        <w:tc>
          <w:tcPr>
            <w:tcW w:w="2580" w:type="dxa"/>
          </w:tcPr>
          <w:p w14:paraId="051823C8" w14:textId="77777777" w:rsidR="00D00BFE" w:rsidRPr="00655F1A" w:rsidRDefault="00D00BFE" w:rsidP="00D00BFE">
            <w:pPr>
              <w:pStyle w:val="TableBody"/>
            </w:pPr>
            <w:r w:rsidRPr="00655F1A">
              <w:t>N/A</w:t>
            </w:r>
          </w:p>
        </w:tc>
        <w:tc>
          <w:tcPr>
            <w:tcW w:w="2302" w:type="dxa"/>
          </w:tcPr>
          <w:p w14:paraId="0A214FCE" w14:textId="77777777" w:rsidR="00D00BFE" w:rsidRPr="00655F1A" w:rsidRDefault="00D00BFE" w:rsidP="00D00BFE">
            <w:pPr>
              <w:pStyle w:val="TableBody"/>
            </w:pPr>
            <w:r>
              <w:t>hh:mm:ss (PST 24-hour)</w:t>
            </w:r>
          </w:p>
        </w:tc>
        <w:tc>
          <w:tcPr>
            <w:tcW w:w="1537" w:type="dxa"/>
          </w:tcPr>
          <w:p w14:paraId="3AFF4264" w14:textId="77777777" w:rsidR="00D00BFE" w:rsidRPr="00655F1A" w:rsidRDefault="00D00BFE" w:rsidP="00D00BFE">
            <w:pPr>
              <w:pStyle w:val="TableBody"/>
            </w:pPr>
            <w:r>
              <w:t>Time</w:t>
            </w:r>
          </w:p>
        </w:tc>
        <w:tc>
          <w:tcPr>
            <w:tcW w:w="4867" w:type="dxa"/>
          </w:tcPr>
          <w:p w14:paraId="6DA2C4C7" w14:textId="77777777" w:rsidR="00D00BFE" w:rsidRPr="00655F1A" w:rsidRDefault="00D00BFE" w:rsidP="00D00BFE">
            <w:pPr>
              <w:pStyle w:val="TableBody"/>
            </w:pPr>
            <w:r>
              <w:t>N/A</w:t>
            </w:r>
          </w:p>
        </w:tc>
      </w:tr>
      <w:tr w:rsidR="00D00BFE" w:rsidRPr="00655F1A" w14:paraId="6657F825" w14:textId="77777777" w:rsidTr="008B3D48">
        <w:trPr>
          <w:cantSplit/>
          <w:trHeight w:val="20"/>
        </w:trPr>
        <w:tc>
          <w:tcPr>
            <w:tcW w:w="1975" w:type="dxa"/>
            <w:noWrap/>
            <w:hideMark/>
          </w:tcPr>
          <w:p w14:paraId="4B9FDE67" w14:textId="77777777" w:rsidR="00D00BFE" w:rsidRPr="00D00BFE" w:rsidRDefault="00D00BFE" w:rsidP="00D00BFE">
            <w:pPr>
              <w:pStyle w:val="TableBody"/>
              <w:rPr>
                <w:b/>
                <w:bCs/>
              </w:rPr>
            </w:pPr>
            <w:r w:rsidRPr="00D00BFE">
              <w:rPr>
                <w:b/>
                <w:bCs/>
              </w:rPr>
              <w:t>Coordinates Datum</w:t>
            </w:r>
          </w:p>
        </w:tc>
        <w:tc>
          <w:tcPr>
            <w:tcW w:w="3780" w:type="dxa"/>
            <w:hideMark/>
          </w:tcPr>
          <w:p w14:paraId="4F24055C" w14:textId="77777777" w:rsidR="00D00BFE" w:rsidRPr="00655F1A" w:rsidRDefault="00D00BFE" w:rsidP="00D00BFE">
            <w:pPr>
              <w:pStyle w:val="TableBody"/>
            </w:pPr>
            <w:r w:rsidRPr="00655F1A">
              <w:t>Horizontal datum associated with Latitude and Longitude measurement.</w:t>
            </w:r>
          </w:p>
        </w:tc>
        <w:tc>
          <w:tcPr>
            <w:tcW w:w="1980" w:type="dxa"/>
          </w:tcPr>
          <w:p w14:paraId="33EE8280" w14:textId="77777777" w:rsidR="00D00BFE" w:rsidRPr="00F3398A" w:rsidDel="00FF4E3B" w:rsidRDefault="00D00BFE" w:rsidP="00D00BFE">
            <w:pPr>
              <w:pStyle w:val="TableBullet"/>
              <w:spacing w:before="40" w:after="40"/>
            </w:pPr>
            <w:r w:rsidRPr="00F3398A">
              <w:t>GeoTracker</w:t>
            </w:r>
          </w:p>
        </w:tc>
        <w:tc>
          <w:tcPr>
            <w:tcW w:w="2574" w:type="dxa"/>
            <w:hideMark/>
          </w:tcPr>
          <w:p w14:paraId="60112770" w14:textId="77777777" w:rsidR="00D00BFE" w:rsidRPr="00655F1A" w:rsidRDefault="00D00BFE" w:rsidP="00D00BFE">
            <w:pPr>
              <w:pStyle w:val="TableBody"/>
            </w:pPr>
            <w:r w:rsidRPr="00655F1A">
              <w:t>Optional</w:t>
            </w:r>
          </w:p>
        </w:tc>
        <w:tc>
          <w:tcPr>
            <w:tcW w:w="2580" w:type="dxa"/>
            <w:hideMark/>
          </w:tcPr>
          <w:p w14:paraId="0D22E3B5" w14:textId="77777777" w:rsidR="00D00BFE" w:rsidRPr="00655F1A" w:rsidRDefault="00D00BFE" w:rsidP="00D00BFE">
            <w:pPr>
              <w:pStyle w:val="TableBody"/>
            </w:pPr>
            <w:r w:rsidRPr="00655F1A">
              <w:t>N/A</w:t>
            </w:r>
          </w:p>
        </w:tc>
        <w:tc>
          <w:tcPr>
            <w:tcW w:w="2302" w:type="dxa"/>
            <w:hideMark/>
          </w:tcPr>
          <w:p w14:paraId="0E865F70" w14:textId="77777777" w:rsidR="00D00BFE" w:rsidRPr="00655F1A" w:rsidRDefault="00D00BFE" w:rsidP="00D00BFE">
            <w:pPr>
              <w:pStyle w:val="TableBody"/>
            </w:pPr>
            <w:r w:rsidRPr="00655F1A">
              <w:t xml:space="preserve">NAD83 </w:t>
            </w:r>
            <w:r>
              <w:t>(recommended)</w:t>
            </w:r>
          </w:p>
        </w:tc>
        <w:tc>
          <w:tcPr>
            <w:tcW w:w="1537" w:type="dxa"/>
            <w:hideMark/>
          </w:tcPr>
          <w:p w14:paraId="54080681" w14:textId="77777777" w:rsidR="00D00BFE" w:rsidRPr="00655F1A" w:rsidRDefault="00D00BFE" w:rsidP="00D00BFE">
            <w:pPr>
              <w:pStyle w:val="TableBody"/>
            </w:pPr>
            <w:r w:rsidRPr="3CC02E8F">
              <w:t>Text (selected from list of options)</w:t>
            </w:r>
          </w:p>
        </w:tc>
        <w:tc>
          <w:tcPr>
            <w:tcW w:w="4867" w:type="dxa"/>
            <w:hideMark/>
          </w:tcPr>
          <w:p w14:paraId="52EE7341" w14:textId="77777777" w:rsidR="00D00BFE" w:rsidRPr="00F3398A" w:rsidRDefault="00D00BFE" w:rsidP="00D00BFE">
            <w:pPr>
              <w:pStyle w:val="TableBullet"/>
              <w:spacing w:before="40" w:after="40"/>
            </w:pPr>
            <w:r w:rsidRPr="00F3398A">
              <w:t>NAD83</w:t>
            </w:r>
          </w:p>
          <w:p w14:paraId="20C87023" w14:textId="77777777" w:rsidR="00D00BFE" w:rsidRPr="00F3398A" w:rsidRDefault="00D00BFE" w:rsidP="00D00BFE">
            <w:pPr>
              <w:pStyle w:val="TableBullet"/>
              <w:spacing w:before="40" w:after="40"/>
            </w:pPr>
            <w:r w:rsidRPr="00F3398A">
              <w:t>NAD27</w:t>
            </w:r>
          </w:p>
          <w:p w14:paraId="4482BB4B" w14:textId="77777777" w:rsidR="00D00BFE" w:rsidRPr="00F3398A" w:rsidRDefault="00D00BFE" w:rsidP="00D00BFE">
            <w:pPr>
              <w:pStyle w:val="TableBullet"/>
              <w:spacing w:before="40" w:after="40"/>
            </w:pPr>
            <w:r w:rsidRPr="00F3398A">
              <w:t>WGS84</w:t>
            </w:r>
          </w:p>
        </w:tc>
      </w:tr>
      <w:tr w:rsidR="00D00BFE" w:rsidRPr="00655F1A" w14:paraId="32BD7D12" w14:textId="77777777" w:rsidTr="008B3D48">
        <w:trPr>
          <w:cantSplit/>
          <w:trHeight w:val="20"/>
        </w:trPr>
        <w:tc>
          <w:tcPr>
            <w:tcW w:w="1975" w:type="dxa"/>
            <w:noWrap/>
            <w:hideMark/>
          </w:tcPr>
          <w:p w14:paraId="57D7A3B8" w14:textId="77777777" w:rsidR="00D00BFE" w:rsidRPr="00D00BFE" w:rsidRDefault="00D00BFE" w:rsidP="00D00BFE">
            <w:pPr>
              <w:pStyle w:val="TableBody"/>
              <w:rPr>
                <w:b/>
                <w:bCs/>
              </w:rPr>
            </w:pPr>
            <w:r w:rsidRPr="00D00BFE">
              <w:rPr>
                <w:b/>
                <w:bCs/>
              </w:rPr>
              <w:lastRenderedPageBreak/>
              <w:t>Coordinates Method</w:t>
            </w:r>
          </w:p>
        </w:tc>
        <w:tc>
          <w:tcPr>
            <w:tcW w:w="3780" w:type="dxa"/>
            <w:hideMark/>
          </w:tcPr>
          <w:p w14:paraId="06B0A27D" w14:textId="77777777" w:rsidR="00D00BFE" w:rsidRPr="00655F1A" w:rsidRDefault="00D00BFE" w:rsidP="00D00BFE">
            <w:pPr>
              <w:pStyle w:val="TableBody"/>
            </w:pPr>
            <w:r w:rsidRPr="00655F1A">
              <w:t>Method used to determine latitude and longitude of well location.</w:t>
            </w:r>
          </w:p>
        </w:tc>
        <w:tc>
          <w:tcPr>
            <w:tcW w:w="1980" w:type="dxa"/>
          </w:tcPr>
          <w:p w14:paraId="41564451" w14:textId="77777777" w:rsidR="00D00BFE" w:rsidRPr="00D00BFE" w:rsidRDefault="00D00BFE" w:rsidP="00D00BFE">
            <w:pPr>
              <w:pStyle w:val="TableBullet"/>
              <w:spacing w:before="40" w:after="40"/>
            </w:pPr>
            <w:r w:rsidRPr="00D00BFE">
              <w:t>SGMA</w:t>
            </w:r>
          </w:p>
          <w:p w14:paraId="2587A607" w14:textId="77777777" w:rsidR="00D00BFE" w:rsidRPr="00D00BFE" w:rsidRDefault="00D00BFE" w:rsidP="00D00BFE">
            <w:pPr>
              <w:pStyle w:val="TableBullet"/>
              <w:spacing w:before="40" w:after="40"/>
            </w:pPr>
            <w:r w:rsidRPr="00D00BFE">
              <w:t>CASGEM</w:t>
            </w:r>
          </w:p>
          <w:p w14:paraId="5FF922C6" w14:textId="77777777" w:rsidR="00D00BFE" w:rsidRPr="00D00BFE" w:rsidDel="00FF4E3B" w:rsidRDefault="00D00BFE" w:rsidP="00D00BFE">
            <w:pPr>
              <w:pStyle w:val="TableBullet"/>
              <w:spacing w:before="40" w:after="40"/>
            </w:pPr>
            <w:r w:rsidRPr="00D00BFE">
              <w:t>GeoTracker</w:t>
            </w:r>
          </w:p>
        </w:tc>
        <w:tc>
          <w:tcPr>
            <w:tcW w:w="2574" w:type="dxa"/>
            <w:hideMark/>
          </w:tcPr>
          <w:p w14:paraId="73B7E3AA" w14:textId="77777777" w:rsidR="00D00BFE" w:rsidRPr="00655F1A" w:rsidRDefault="00D00BFE" w:rsidP="00D00BFE">
            <w:pPr>
              <w:pStyle w:val="TableBody"/>
            </w:pPr>
            <w:r>
              <w:t>Required</w:t>
            </w:r>
          </w:p>
        </w:tc>
        <w:tc>
          <w:tcPr>
            <w:tcW w:w="2580" w:type="dxa"/>
            <w:hideMark/>
          </w:tcPr>
          <w:p w14:paraId="70A5D383" w14:textId="77777777" w:rsidR="00D00BFE" w:rsidRPr="00655F1A" w:rsidRDefault="00D00BFE" w:rsidP="00D00BFE">
            <w:pPr>
              <w:pStyle w:val="TableBody"/>
            </w:pPr>
            <w:r w:rsidRPr="00655F1A">
              <w:t>N/A</w:t>
            </w:r>
          </w:p>
        </w:tc>
        <w:tc>
          <w:tcPr>
            <w:tcW w:w="2302" w:type="dxa"/>
            <w:hideMark/>
          </w:tcPr>
          <w:p w14:paraId="24B03204" w14:textId="77777777" w:rsidR="00D00BFE" w:rsidRPr="00655F1A" w:rsidRDefault="00D00BFE" w:rsidP="00D00BFE">
            <w:pPr>
              <w:pStyle w:val="TableBody"/>
            </w:pPr>
            <w:r w:rsidRPr="00655F1A">
              <w:t>Description of method used</w:t>
            </w:r>
          </w:p>
        </w:tc>
        <w:tc>
          <w:tcPr>
            <w:tcW w:w="1537" w:type="dxa"/>
            <w:hideMark/>
          </w:tcPr>
          <w:p w14:paraId="167B8CD0" w14:textId="77777777" w:rsidR="00D00BFE" w:rsidRPr="00655F1A" w:rsidRDefault="00D00BFE" w:rsidP="00D00BFE">
            <w:pPr>
              <w:pStyle w:val="TableBody"/>
            </w:pPr>
            <w:r w:rsidRPr="00655F1A">
              <w:t>Text (selected from list of options)</w:t>
            </w:r>
          </w:p>
        </w:tc>
        <w:tc>
          <w:tcPr>
            <w:tcW w:w="4867" w:type="dxa"/>
            <w:hideMark/>
          </w:tcPr>
          <w:p w14:paraId="1CD5B45F" w14:textId="77777777" w:rsidR="00D00BFE" w:rsidRPr="00F3398A" w:rsidRDefault="00D00BFE" w:rsidP="00D00BFE">
            <w:pPr>
              <w:pStyle w:val="TableBullet"/>
              <w:spacing w:before="40" w:after="40"/>
            </w:pPr>
            <w:r w:rsidRPr="00F3398A">
              <w:t>Surveyed</w:t>
            </w:r>
          </w:p>
          <w:p w14:paraId="4D756BD0" w14:textId="77777777" w:rsidR="00D00BFE" w:rsidRPr="00F3398A" w:rsidRDefault="00D00BFE" w:rsidP="00D00BFE">
            <w:pPr>
              <w:pStyle w:val="TableBullet"/>
              <w:spacing w:before="40" w:after="40"/>
            </w:pPr>
            <w:r w:rsidRPr="00F3398A">
              <w:t>USGS quad</w:t>
            </w:r>
          </w:p>
          <w:p w14:paraId="2CB5F975" w14:textId="77777777" w:rsidR="00D00BFE" w:rsidRPr="00F3398A" w:rsidRDefault="00D00BFE" w:rsidP="00D00BFE">
            <w:pPr>
              <w:pStyle w:val="TableBullet"/>
              <w:spacing w:before="40" w:after="40"/>
            </w:pPr>
            <w:r w:rsidRPr="00F3398A">
              <w:t>GPS</w:t>
            </w:r>
          </w:p>
          <w:p w14:paraId="5C2FD0BF" w14:textId="77777777" w:rsidR="00D00BFE" w:rsidRPr="00F3398A" w:rsidRDefault="00D00BFE" w:rsidP="00D00BFE">
            <w:pPr>
              <w:pStyle w:val="TableBullet"/>
              <w:spacing w:before="40" w:after="40"/>
            </w:pPr>
            <w:r w:rsidRPr="00F3398A">
              <w:t>GPS with WAAS</w:t>
            </w:r>
          </w:p>
          <w:p w14:paraId="31682806" w14:textId="77777777" w:rsidR="00D00BFE" w:rsidRPr="00F3398A" w:rsidRDefault="00D00BFE" w:rsidP="00D00BFE">
            <w:pPr>
              <w:pStyle w:val="TableBullet"/>
              <w:spacing w:before="40" w:after="40"/>
            </w:pPr>
            <w:r w:rsidRPr="00F3398A">
              <w:t>Digitized from aerial photograph</w:t>
            </w:r>
          </w:p>
          <w:p w14:paraId="03D43298" w14:textId="77777777" w:rsidR="00D00BFE" w:rsidRPr="00F3398A" w:rsidRDefault="00D00BFE" w:rsidP="00D00BFE">
            <w:pPr>
              <w:pStyle w:val="TableBullet"/>
              <w:spacing w:before="40" w:after="40"/>
            </w:pPr>
            <w:r w:rsidRPr="00F3398A">
              <w:t>Unknown</w:t>
            </w:r>
          </w:p>
          <w:p w14:paraId="7EA59E79" w14:textId="77777777" w:rsidR="00D00BFE" w:rsidRPr="00F3398A" w:rsidRDefault="00D00BFE" w:rsidP="00D00BFE">
            <w:pPr>
              <w:pStyle w:val="TableBullet"/>
              <w:spacing w:before="40" w:after="40"/>
            </w:pPr>
            <w:r w:rsidRPr="00F3398A">
              <w:t>Other</w:t>
            </w:r>
          </w:p>
        </w:tc>
      </w:tr>
      <w:tr w:rsidR="00D00BFE" w:rsidRPr="00655F1A" w14:paraId="3CC43D97" w14:textId="77777777" w:rsidTr="008B3D48">
        <w:trPr>
          <w:cantSplit/>
          <w:trHeight w:val="20"/>
        </w:trPr>
        <w:tc>
          <w:tcPr>
            <w:tcW w:w="1975" w:type="dxa"/>
            <w:noWrap/>
            <w:hideMark/>
          </w:tcPr>
          <w:p w14:paraId="2A73F1C8" w14:textId="77777777" w:rsidR="00D00BFE" w:rsidRPr="00D00BFE" w:rsidRDefault="00D00BFE" w:rsidP="00D00BFE">
            <w:pPr>
              <w:pStyle w:val="TableBody"/>
              <w:rPr>
                <w:b/>
                <w:bCs/>
              </w:rPr>
            </w:pPr>
            <w:r w:rsidRPr="00D00BFE">
              <w:rPr>
                <w:b/>
                <w:bCs/>
              </w:rPr>
              <w:t>Coordinates Accuracy</w:t>
            </w:r>
          </w:p>
        </w:tc>
        <w:tc>
          <w:tcPr>
            <w:tcW w:w="3780" w:type="dxa"/>
            <w:hideMark/>
          </w:tcPr>
          <w:p w14:paraId="3D0F621E" w14:textId="77777777" w:rsidR="00D00BFE" w:rsidRPr="00655F1A" w:rsidRDefault="00D00BFE" w:rsidP="00D00BFE">
            <w:pPr>
              <w:pStyle w:val="TableBody"/>
            </w:pPr>
            <w:r w:rsidRPr="00655F1A">
              <w:t>Accuracy of well location latitude and longitude measurements.</w:t>
            </w:r>
          </w:p>
        </w:tc>
        <w:tc>
          <w:tcPr>
            <w:tcW w:w="1980" w:type="dxa"/>
          </w:tcPr>
          <w:p w14:paraId="1233F849" w14:textId="77777777" w:rsidR="00D00BFE" w:rsidRPr="00D00BFE" w:rsidRDefault="00D00BFE" w:rsidP="00D00BFE">
            <w:pPr>
              <w:pStyle w:val="TableBullet"/>
              <w:spacing w:before="40" w:after="40"/>
            </w:pPr>
            <w:r w:rsidRPr="00D00BFE">
              <w:t>SGMA</w:t>
            </w:r>
          </w:p>
          <w:p w14:paraId="6EC8C4C2" w14:textId="77777777" w:rsidR="00D00BFE" w:rsidRPr="00D00BFE" w:rsidDel="00FF4E3B" w:rsidRDefault="00D00BFE" w:rsidP="00D00BFE">
            <w:pPr>
              <w:pStyle w:val="TableBullet"/>
              <w:spacing w:before="40" w:after="40"/>
            </w:pPr>
            <w:r w:rsidRPr="00D00BFE">
              <w:t>CASGEM</w:t>
            </w:r>
          </w:p>
        </w:tc>
        <w:tc>
          <w:tcPr>
            <w:tcW w:w="2574" w:type="dxa"/>
            <w:hideMark/>
          </w:tcPr>
          <w:p w14:paraId="2731482E" w14:textId="77777777" w:rsidR="00D00BFE" w:rsidRPr="00655F1A" w:rsidRDefault="00D00BFE" w:rsidP="00D00BFE">
            <w:pPr>
              <w:pStyle w:val="TableBody"/>
            </w:pPr>
            <w:commentRangeStart w:id="1"/>
            <w:commentRangeStart w:id="2"/>
            <w:r w:rsidRPr="00655F1A">
              <w:t>Optional</w:t>
            </w:r>
            <w:commentRangeEnd w:id="1"/>
            <w:r w:rsidR="00764E37" w:rsidRPr="00655F1A">
              <w:rPr>
                <w:rStyle w:val="CommentReference"/>
                <w:rFonts w:ascii="Calibri" w:hAnsi="Calibri"/>
                <w:color w:val="000000" w:themeColor="text1"/>
                <w:position w:val="0"/>
                <w:sz w:val="22"/>
              </w:rPr>
              <w:commentReference w:id="1"/>
            </w:r>
            <w:commentRangeEnd w:id="2"/>
            <w:r w:rsidR="002F419D" w:rsidRPr="00655F1A">
              <w:rPr>
                <w:rStyle w:val="CommentReference"/>
                <w:rFonts w:ascii="Calibri" w:hAnsi="Calibri"/>
                <w:color w:val="000000" w:themeColor="text1"/>
                <w:position w:val="0"/>
                <w:sz w:val="22"/>
              </w:rPr>
              <w:commentReference w:id="2"/>
            </w:r>
          </w:p>
        </w:tc>
        <w:tc>
          <w:tcPr>
            <w:tcW w:w="2580" w:type="dxa"/>
            <w:hideMark/>
          </w:tcPr>
          <w:p w14:paraId="28AAD05F" w14:textId="77777777" w:rsidR="00D00BFE" w:rsidRPr="00655F1A" w:rsidRDefault="00D00BFE" w:rsidP="00D00BFE">
            <w:pPr>
              <w:pStyle w:val="TableBody"/>
            </w:pPr>
            <w:r w:rsidRPr="00655F1A">
              <w:t>N/A</w:t>
            </w:r>
          </w:p>
        </w:tc>
        <w:tc>
          <w:tcPr>
            <w:tcW w:w="2302" w:type="dxa"/>
            <w:hideMark/>
          </w:tcPr>
          <w:p w14:paraId="3C08A72D" w14:textId="77777777" w:rsidR="00D00BFE" w:rsidRPr="00655F1A" w:rsidRDefault="00D00BFE" w:rsidP="00D00BFE">
            <w:pPr>
              <w:pStyle w:val="TableBody"/>
            </w:pPr>
            <w:r w:rsidRPr="00655F1A">
              <w:t>feet</w:t>
            </w:r>
          </w:p>
        </w:tc>
        <w:tc>
          <w:tcPr>
            <w:tcW w:w="1537" w:type="dxa"/>
            <w:hideMark/>
          </w:tcPr>
          <w:p w14:paraId="33023AF2" w14:textId="77777777" w:rsidR="00D00BFE" w:rsidRPr="00655F1A" w:rsidRDefault="00D00BFE" w:rsidP="00D00BFE">
            <w:pPr>
              <w:pStyle w:val="TableBody"/>
            </w:pPr>
            <w:r w:rsidRPr="00655F1A">
              <w:t>Numeric</w:t>
            </w:r>
          </w:p>
        </w:tc>
        <w:tc>
          <w:tcPr>
            <w:tcW w:w="4867" w:type="dxa"/>
            <w:hideMark/>
          </w:tcPr>
          <w:p w14:paraId="779C2855" w14:textId="77777777" w:rsidR="00D00BFE" w:rsidRPr="00655F1A" w:rsidRDefault="00D00BFE" w:rsidP="00D00BFE">
            <w:pPr>
              <w:pStyle w:val="TableBody"/>
            </w:pPr>
            <w:r w:rsidRPr="00655F1A">
              <w:t>N/A</w:t>
            </w:r>
          </w:p>
        </w:tc>
      </w:tr>
      <w:tr w:rsidR="00D00BFE" w:rsidRPr="00655F1A" w14:paraId="6E208E2F" w14:textId="77777777" w:rsidTr="008B3D48">
        <w:trPr>
          <w:cantSplit/>
          <w:trHeight w:val="20"/>
        </w:trPr>
        <w:tc>
          <w:tcPr>
            <w:tcW w:w="1975" w:type="dxa"/>
            <w:noWrap/>
            <w:hideMark/>
          </w:tcPr>
          <w:p w14:paraId="4F7B954F" w14:textId="77777777" w:rsidR="00D00BFE" w:rsidRPr="00D00BFE" w:rsidRDefault="00D00BFE" w:rsidP="00D00BFE">
            <w:pPr>
              <w:pStyle w:val="TableBody"/>
              <w:rPr>
                <w:b/>
                <w:bCs/>
              </w:rPr>
            </w:pPr>
            <w:r w:rsidRPr="00D00BFE">
              <w:rPr>
                <w:b/>
                <w:bCs/>
              </w:rPr>
              <w:t>Coordinates Surveyor</w:t>
            </w:r>
          </w:p>
        </w:tc>
        <w:tc>
          <w:tcPr>
            <w:tcW w:w="3780" w:type="dxa"/>
            <w:hideMark/>
          </w:tcPr>
          <w:p w14:paraId="531BCE2A" w14:textId="77777777" w:rsidR="00D00BFE" w:rsidRPr="00655F1A" w:rsidRDefault="00D00BFE" w:rsidP="00D00BFE">
            <w:pPr>
              <w:pStyle w:val="TableBody"/>
            </w:pPr>
            <w:r w:rsidRPr="00655F1A">
              <w:t xml:space="preserve">The </w:t>
            </w:r>
            <w:r>
              <w:t xml:space="preserve">full </w:t>
            </w:r>
            <w:r w:rsidRPr="00655F1A">
              <w:t>name</w:t>
            </w:r>
            <w:r>
              <w:t>s</w:t>
            </w:r>
            <w:r w:rsidRPr="00655F1A">
              <w:t xml:space="preserve"> of the organization</w:t>
            </w:r>
            <w:r>
              <w:t xml:space="preserve"> and surveyor</w:t>
            </w:r>
            <w:r w:rsidRPr="00655F1A">
              <w:t xml:space="preserve"> who collected the latitude/longitude coordinates.</w:t>
            </w:r>
          </w:p>
        </w:tc>
        <w:tc>
          <w:tcPr>
            <w:tcW w:w="1980" w:type="dxa"/>
          </w:tcPr>
          <w:p w14:paraId="6CC1129F" w14:textId="7BE77722" w:rsidR="00D00BFE" w:rsidRPr="00655F1A" w:rsidDel="00FF4E3B" w:rsidRDefault="00730784" w:rsidP="00D00BFE">
            <w:pPr>
              <w:pStyle w:val="TableBody"/>
            </w:pPr>
            <w:r>
              <w:t>None</w:t>
            </w:r>
          </w:p>
        </w:tc>
        <w:tc>
          <w:tcPr>
            <w:tcW w:w="2574" w:type="dxa"/>
            <w:hideMark/>
          </w:tcPr>
          <w:p w14:paraId="45F45725" w14:textId="77777777" w:rsidR="00D00BFE" w:rsidRPr="00655F1A" w:rsidRDefault="00D00BFE" w:rsidP="00D00BFE">
            <w:pPr>
              <w:pStyle w:val="TableBody"/>
            </w:pPr>
            <w:r w:rsidRPr="00655F1A">
              <w:t>Optional</w:t>
            </w:r>
          </w:p>
        </w:tc>
        <w:tc>
          <w:tcPr>
            <w:tcW w:w="2580" w:type="dxa"/>
            <w:hideMark/>
          </w:tcPr>
          <w:p w14:paraId="49C00A2C" w14:textId="77777777" w:rsidR="00D00BFE" w:rsidRPr="00655F1A" w:rsidRDefault="00D00BFE" w:rsidP="00D00BFE">
            <w:pPr>
              <w:pStyle w:val="TableBody"/>
            </w:pPr>
            <w:r w:rsidRPr="00655F1A">
              <w:t>N/A</w:t>
            </w:r>
          </w:p>
        </w:tc>
        <w:tc>
          <w:tcPr>
            <w:tcW w:w="2302" w:type="dxa"/>
            <w:hideMark/>
          </w:tcPr>
          <w:p w14:paraId="67530AC1" w14:textId="77777777" w:rsidR="00D00BFE" w:rsidRPr="00655F1A" w:rsidRDefault="00D00BFE" w:rsidP="00D00BFE">
            <w:pPr>
              <w:pStyle w:val="TableBody"/>
            </w:pPr>
            <w:r w:rsidRPr="00655F1A">
              <w:t>N/A</w:t>
            </w:r>
          </w:p>
        </w:tc>
        <w:tc>
          <w:tcPr>
            <w:tcW w:w="1537" w:type="dxa"/>
            <w:hideMark/>
          </w:tcPr>
          <w:p w14:paraId="77D086F8" w14:textId="77777777" w:rsidR="00D00BFE" w:rsidRPr="00655F1A" w:rsidRDefault="00D00BFE" w:rsidP="00D00BFE">
            <w:pPr>
              <w:pStyle w:val="TableBody"/>
            </w:pPr>
            <w:r w:rsidRPr="00655F1A">
              <w:t>Text</w:t>
            </w:r>
          </w:p>
        </w:tc>
        <w:tc>
          <w:tcPr>
            <w:tcW w:w="4867" w:type="dxa"/>
            <w:hideMark/>
          </w:tcPr>
          <w:p w14:paraId="15D6D7C6" w14:textId="77777777" w:rsidR="00D00BFE" w:rsidRPr="00655F1A" w:rsidRDefault="00D00BFE" w:rsidP="00D00BFE">
            <w:pPr>
              <w:pStyle w:val="TableBody"/>
            </w:pPr>
            <w:r w:rsidRPr="00655F1A">
              <w:t>N/A</w:t>
            </w:r>
          </w:p>
        </w:tc>
      </w:tr>
      <w:tr w:rsidR="00A268FE" w:rsidRPr="00655F1A" w14:paraId="2AEDD4A8" w14:textId="77777777" w:rsidTr="008B3D48">
        <w:trPr>
          <w:cantSplit/>
          <w:trHeight w:val="20"/>
          <w:ins w:id="3" w:author="Author"/>
        </w:trPr>
        <w:tc>
          <w:tcPr>
            <w:tcW w:w="1975" w:type="dxa"/>
            <w:noWrap/>
          </w:tcPr>
          <w:p w14:paraId="0A3927E4" w14:textId="475994AF" w:rsidR="00A268FE" w:rsidRPr="00D00BFE" w:rsidRDefault="00A268FE" w:rsidP="00D00BFE">
            <w:pPr>
              <w:pStyle w:val="TableBody"/>
              <w:rPr>
                <w:ins w:id="4" w:author="Author"/>
                <w:b/>
                <w:bCs/>
              </w:rPr>
            </w:pPr>
            <w:ins w:id="5" w:author="Author">
              <w:r>
                <w:rPr>
                  <w:b/>
                  <w:bCs/>
                </w:rPr>
                <w:t>Survey Type</w:t>
              </w:r>
            </w:ins>
          </w:p>
        </w:tc>
        <w:tc>
          <w:tcPr>
            <w:tcW w:w="3780" w:type="dxa"/>
          </w:tcPr>
          <w:p w14:paraId="4DBC1046" w14:textId="06FB7A0F" w:rsidR="00A268FE" w:rsidRPr="00655F1A" w:rsidRDefault="002A0EC9" w:rsidP="00D00BFE">
            <w:pPr>
              <w:pStyle w:val="TableBody"/>
              <w:rPr>
                <w:ins w:id="6" w:author="Author"/>
              </w:rPr>
            </w:pPr>
            <w:ins w:id="7" w:author="Author">
              <w:r w:rsidRPr="002A0EC9">
                <w:t>The general description for the Survey. The initial Survey associated with a new well is always labeled Initial Elevation.</w:t>
              </w:r>
            </w:ins>
          </w:p>
        </w:tc>
        <w:tc>
          <w:tcPr>
            <w:tcW w:w="1980" w:type="dxa"/>
          </w:tcPr>
          <w:p w14:paraId="71659EC5" w14:textId="77777777" w:rsidR="002361B8" w:rsidRPr="00D00BFE" w:rsidRDefault="002361B8" w:rsidP="002361B8">
            <w:pPr>
              <w:pStyle w:val="TableBullet"/>
              <w:spacing w:before="40" w:after="40"/>
              <w:rPr>
                <w:ins w:id="8" w:author="Author"/>
              </w:rPr>
            </w:pPr>
            <w:ins w:id="9" w:author="Author">
              <w:r w:rsidRPr="00D00BFE">
                <w:t>SGMA</w:t>
              </w:r>
            </w:ins>
          </w:p>
          <w:p w14:paraId="6288D656" w14:textId="77777777" w:rsidR="002361B8" w:rsidRPr="00D00BFE" w:rsidRDefault="002361B8" w:rsidP="002361B8">
            <w:pPr>
              <w:pStyle w:val="TableBullet"/>
              <w:spacing w:before="40" w:after="40"/>
              <w:rPr>
                <w:ins w:id="10" w:author="Author"/>
              </w:rPr>
            </w:pPr>
            <w:ins w:id="11" w:author="Author">
              <w:r w:rsidRPr="00D00BFE">
                <w:t>CASGEM</w:t>
              </w:r>
            </w:ins>
          </w:p>
          <w:p w14:paraId="42C91AFB" w14:textId="77777777" w:rsidR="00A268FE" w:rsidRDefault="00A268FE" w:rsidP="00D00BFE">
            <w:pPr>
              <w:pStyle w:val="TableBody"/>
              <w:rPr>
                <w:ins w:id="12" w:author="Author"/>
              </w:rPr>
            </w:pPr>
          </w:p>
        </w:tc>
        <w:tc>
          <w:tcPr>
            <w:tcW w:w="2574" w:type="dxa"/>
          </w:tcPr>
          <w:p w14:paraId="381CE8F3" w14:textId="23C14FA0" w:rsidR="00A268FE" w:rsidRPr="00655F1A" w:rsidRDefault="00FA1330" w:rsidP="00D00BFE">
            <w:pPr>
              <w:pStyle w:val="TableBody"/>
              <w:rPr>
                <w:ins w:id="13" w:author="Author"/>
              </w:rPr>
            </w:pPr>
            <w:ins w:id="14" w:author="Author">
              <w:r>
                <w:t>Optional</w:t>
              </w:r>
            </w:ins>
          </w:p>
        </w:tc>
        <w:tc>
          <w:tcPr>
            <w:tcW w:w="2580" w:type="dxa"/>
          </w:tcPr>
          <w:p w14:paraId="48217CFB" w14:textId="4F07E258" w:rsidR="00A268FE" w:rsidRPr="00655F1A" w:rsidRDefault="00FA1330" w:rsidP="00D00BFE">
            <w:pPr>
              <w:pStyle w:val="TableBody"/>
              <w:rPr>
                <w:ins w:id="15" w:author="Author"/>
              </w:rPr>
            </w:pPr>
            <w:ins w:id="16" w:author="Author">
              <w:r>
                <w:t>N/A</w:t>
              </w:r>
            </w:ins>
          </w:p>
        </w:tc>
        <w:tc>
          <w:tcPr>
            <w:tcW w:w="2302" w:type="dxa"/>
          </w:tcPr>
          <w:p w14:paraId="47C486B2" w14:textId="05953A59" w:rsidR="00A268FE" w:rsidRPr="00655F1A" w:rsidRDefault="002361B8" w:rsidP="00D00BFE">
            <w:pPr>
              <w:pStyle w:val="TableBody"/>
              <w:rPr>
                <w:ins w:id="17" w:author="Author"/>
              </w:rPr>
            </w:pPr>
            <w:ins w:id="18" w:author="Author">
              <w:r>
                <w:t>N/A</w:t>
              </w:r>
            </w:ins>
          </w:p>
        </w:tc>
        <w:tc>
          <w:tcPr>
            <w:tcW w:w="1537" w:type="dxa"/>
          </w:tcPr>
          <w:p w14:paraId="59702883" w14:textId="086A90E7" w:rsidR="00A268FE" w:rsidRPr="00655F1A" w:rsidRDefault="002361B8" w:rsidP="00EB7A6D">
            <w:pPr>
              <w:pStyle w:val="TableBody"/>
              <w:rPr>
                <w:ins w:id="19" w:author="Author"/>
              </w:rPr>
            </w:pPr>
            <w:ins w:id="20" w:author="Author">
              <w:r>
                <w:t>Text (selected from list of options)</w:t>
              </w:r>
            </w:ins>
          </w:p>
        </w:tc>
        <w:tc>
          <w:tcPr>
            <w:tcW w:w="4867" w:type="dxa"/>
          </w:tcPr>
          <w:p w14:paraId="31520C6F" w14:textId="77777777" w:rsidR="002361B8" w:rsidRDefault="002361B8" w:rsidP="00EB7A6D">
            <w:pPr>
              <w:pStyle w:val="TableBullet"/>
              <w:rPr>
                <w:ins w:id="21" w:author="Author"/>
              </w:rPr>
            </w:pPr>
            <w:ins w:id="22" w:author="Author">
              <w:del w:id="23" w:author="Author">
                <w:r w:rsidDel="00EB7A6D">
                  <w:delText>•</w:delText>
                </w:r>
                <w:r w:rsidDel="00EB7A6D">
                  <w:tab/>
                </w:r>
              </w:del>
              <w:r>
                <w:t>Initial Elevation</w:t>
              </w:r>
            </w:ins>
          </w:p>
          <w:p w14:paraId="33B3C283" w14:textId="77777777" w:rsidR="002361B8" w:rsidRDefault="002361B8" w:rsidP="00EB7A6D">
            <w:pPr>
              <w:pStyle w:val="TableBullet"/>
              <w:rPr>
                <w:ins w:id="24" w:author="Author"/>
              </w:rPr>
            </w:pPr>
            <w:ins w:id="25" w:author="Author">
              <w:del w:id="26" w:author="Author">
                <w:r w:rsidDel="00EB7A6D">
                  <w:delText>•</w:delText>
                </w:r>
                <w:r w:rsidDel="00EB7A6D">
                  <w:tab/>
                </w:r>
              </w:del>
              <w:r>
                <w:t>Increased Accuracy</w:t>
              </w:r>
            </w:ins>
          </w:p>
          <w:p w14:paraId="3ECF1F3A" w14:textId="30790EA8" w:rsidR="00A268FE" w:rsidRPr="00655F1A" w:rsidRDefault="002361B8" w:rsidP="00EB7A6D">
            <w:pPr>
              <w:pStyle w:val="TableBullet"/>
              <w:rPr>
                <w:ins w:id="27" w:author="Author"/>
              </w:rPr>
            </w:pPr>
            <w:ins w:id="28" w:author="Author">
              <w:del w:id="29" w:author="Author">
                <w:r w:rsidDel="00EB7A6D">
                  <w:delText>•</w:delText>
                </w:r>
                <w:r w:rsidDel="00EB7A6D">
                  <w:tab/>
                  <w:delText>Reference Point Elevation (</w:delText>
                </w:r>
              </w:del>
              <w:r>
                <w:t>RPE</w:t>
              </w:r>
              <w:del w:id="30" w:author="Author">
                <w:r w:rsidDel="00EB7A6D">
                  <w:delText>)</w:delText>
                </w:r>
              </w:del>
              <w:r>
                <w:t xml:space="preserve"> Change</w:t>
              </w:r>
            </w:ins>
          </w:p>
        </w:tc>
      </w:tr>
      <w:tr w:rsidR="00D00BFE" w:rsidRPr="00655F1A" w14:paraId="00FED0F8" w14:textId="77777777" w:rsidTr="008B3D48">
        <w:trPr>
          <w:cantSplit/>
          <w:trHeight w:val="20"/>
        </w:trPr>
        <w:tc>
          <w:tcPr>
            <w:tcW w:w="1975" w:type="dxa"/>
            <w:noWrap/>
            <w:hideMark/>
          </w:tcPr>
          <w:p w14:paraId="71FB974F" w14:textId="77777777" w:rsidR="00D00BFE" w:rsidRPr="00D00BFE" w:rsidRDefault="00D00BFE" w:rsidP="00D00BFE">
            <w:pPr>
              <w:pStyle w:val="TableBody"/>
              <w:rPr>
                <w:b/>
                <w:bCs/>
              </w:rPr>
            </w:pPr>
            <w:r w:rsidRPr="00D00BFE">
              <w:rPr>
                <w:b/>
                <w:bCs/>
              </w:rPr>
              <w:t>Coordinates Equipment</w:t>
            </w:r>
          </w:p>
        </w:tc>
        <w:tc>
          <w:tcPr>
            <w:tcW w:w="3780" w:type="dxa"/>
            <w:hideMark/>
          </w:tcPr>
          <w:p w14:paraId="5BE8A3D0" w14:textId="77777777" w:rsidR="00D00BFE" w:rsidRPr="00655F1A" w:rsidRDefault="00D00BFE" w:rsidP="00D00BFE">
            <w:pPr>
              <w:pStyle w:val="TableBody"/>
            </w:pPr>
            <w:r w:rsidRPr="00655F1A">
              <w:t xml:space="preserve">The name or type of GPS equipment </w:t>
            </w:r>
            <w:r>
              <w:t xml:space="preserve">and model number </w:t>
            </w:r>
            <w:r w:rsidRPr="00655F1A">
              <w:t>used to collect the latitude/longitude coordinates.</w:t>
            </w:r>
          </w:p>
        </w:tc>
        <w:tc>
          <w:tcPr>
            <w:tcW w:w="1980" w:type="dxa"/>
          </w:tcPr>
          <w:p w14:paraId="06E154FB" w14:textId="4F0918F4" w:rsidR="00D00BFE" w:rsidRPr="00655F1A" w:rsidDel="00FF4E3B" w:rsidRDefault="00730784" w:rsidP="00D00BFE">
            <w:pPr>
              <w:pStyle w:val="TableBody"/>
            </w:pPr>
            <w:r>
              <w:t>None</w:t>
            </w:r>
          </w:p>
        </w:tc>
        <w:tc>
          <w:tcPr>
            <w:tcW w:w="2574" w:type="dxa"/>
            <w:hideMark/>
          </w:tcPr>
          <w:p w14:paraId="0D85E2AD" w14:textId="77777777" w:rsidR="00D00BFE" w:rsidRPr="00655F1A" w:rsidRDefault="00D00BFE" w:rsidP="00D00BFE">
            <w:pPr>
              <w:pStyle w:val="TableBody"/>
            </w:pPr>
            <w:r w:rsidRPr="00655F1A">
              <w:t>Optional</w:t>
            </w:r>
          </w:p>
        </w:tc>
        <w:tc>
          <w:tcPr>
            <w:tcW w:w="2580" w:type="dxa"/>
            <w:hideMark/>
          </w:tcPr>
          <w:p w14:paraId="6455B0E1" w14:textId="77777777" w:rsidR="00D00BFE" w:rsidRPr="00655F1A" w:rsidRDefault="00D00BFE" w:rsidP="00D00BFE">
            <w:pPr>
              <w:pStyle w:val="TableBody"/>
            </w:pPr>
            <w:r w:rsidRPr="00655F1A">
              <w:t>N/A</w:t>
            </w:r>
          </w:p>
        </w:tc>
        <w:tc>
          <w:tcPr>
            <w:tcW w:w="2302" w:type="dxa"/>
            <w:hideMark/>
          </w:tcPr>
          <w:p w14:paraId="466FA41F" w14:textId="77777777" w:rsidR="00D00BFE" w:rsidRPr="00655F1A" w:rsidRDefault="00D00BFE" w:rsidP="00D00BFE">
            <w:pPr>
              <w:pStyle w:val="TableBody"/>
            </w:pPr>
            <w:r w:rsidRPr="00655F1A">
              <w:t>N/A</w:t>
            </w:r>
          </w:p>
        </w:tc>
        <w:tc>
          <w:tcPr>
            <w:tcW w:w="1537" w:type="dxa"/>
            <w:hideMark/>
          </w:tcPr>
          <w:p w14:paraId="43F800D1" w14:textId="77777777" w:rsidR="00D00BFE" w:rsidRPr="00655F1A" w:rsidRDefault="00D00BFE" w:rsidP="00D00BFE">
            <w:pPr>
              <w:pStyle w:val="TableBody"/>
            </w:pPr>
            <w:r w:rsidRPr="00655F1A">
              <w:t>Text</w:t>
            </w:r>
          </w:p>
        </w:tc>
        <w:tc>
          <w:tcPr>
            <w:tcW w:w="4867" w:type="dxa"/>
            <w:hideMark/>
          </w:tcPr>
          <w:p w14:paraId="1C443DAD" w14:textId="77777777" w:rsidR="00D00BFE" w:rsidRPr="00655F1A" w:rsidRDefault="00D00BFE" w:rsidP="00D00BFE">
            <w:pPr>
              <w:pStyle w:val="TableBody"/>
            </w:pPr>
            <w:r w:rsidRPr="00655F1A">
              <w:t>N/A</w:t>
            </w:r>
          </w:p>
        </w:tc>
      </w:tr>
      <w:tr w:rsidR="00D00BFE" w:rsidRPr="00655F1A" w14:paraId="33417D3C" w14:textId="77777777" w:rsidTr="008B3D48">
        <w:trPr>
          <w:cantSplit/>
          <w:trHeight w:val="20"/>
        </w:trPr>
        <w:tc>
          <w:tcPr>
            <w:tcW w:w="1975" w:type="dxa"/>
            <w:noWrap/>
            <w:hideMark/>
          </w:tcPr>
          <w:p w14:paraId="4AA379A2" w14:textId="77777777" w:rsidR="00D00BFE" w:rsidRPr="00D00BFE" w:rsidRDefault="00D00BFE" w:rsidP="00D00BFE">
            <w:pPr>
              <w:pStyle w:val="TableBody"/>
              <w:rPr>
                <w:b/>
                <w:bCs/>
              </w:rPr>
            </w:pPr>
            <w:r w:rsidRPr="00D00BFE">
              <w:rPr>
                <w:b/>
                <w:bCs/>
              </w:rPr>
              <w:t>Coordinates Survey Field Notes</w:t>
            </w:r>
          </w:p>
        </w:tc>
        <w:tc>
          <w:tcPr>
            <w:tcW w:w="3780" w:type="dxa"/>
            <w:hideMark/>
          </w:tcPr>
          <w:p w14:paraId="7C7E16E3" w14:textId="77777777" w:rsidR="00D00BFE" w:rsidRPr="00655F1A" w:rsidRDefault="00D00BFE" w:rsidP="00D00BFE">
            <w:pPr>
              <w:pStyle w:val="TableBody"/>
            </w:pPr>
            <w:r w:rsidRPr="00655F1A">
              <w:t>Any additional notes from the field during coordinates survey.</w:t>
            </w:r>
          </w:p>
        </w:tc>
        <w:tc>
          <w:tcPr>
            <w:tcW w:w="1980" w:type="dxa"/>
          </w:tcPr>
          <w:p w14:paraId="0C41025F" w14:textId="34DEA712" w:rsidR="00D00BFE" w:rsidRPr="00655F1A" w:rsidRDefault="00730784" w:rsidP="00D00BFE">
            <w:pPr>
              <w:pStyle w:val="TableBody"/>
              <w:rPr>
                <w:rFonts w:cs="Calibri"/>
              </w:rPr>
            </w:pPr>
            <w:r>
              <w:t>None</w:t>
            </w:r>
          </w:p>
        </w:tc>
        <w:tc>
          <w:tcPr>
            <w:tcW w:w="2574" w:type="dxa"/>
            <w:hideMark/>
          </w:tcPr>
          <w:p w14:paraId="3504AC63" w14:textId="77777777" w:rsidR="00D00BFE" w:rsidRPr="00655F1A" w:rsidRDefault="00D00BFE" w:rsidP="00D00BFE">
            <w:pPr>
              <w:pStyle w:val="TableBody"/>
            </w:pPr>
            <w:r w:rsidRPr="00655F1A">
              <w:t>Optional</w:t>
            </w:r>
          </w:p>
        </w:tc>
        <w:tc>
          <w:tcPr>
            <w:tcW w:w="2580" w:type="dxa"/>
            <w:hideMark/>
          </w:tcPr>
          <w:p w14:paraId="0F561C72" w14:textId="77777777" w:rsidR="00D00BFE" w:rsidRPr="00655F1A" w:rsidRDefault="00D00BFE" w:rsidP="00D00BFE">
            <w:pPr>
              <w:pStyle w:val="TableBody"/>
            </w:pPr>
            <w:r w:rsidRPr="00655F1A">
              <w:t>N/A</w:t>
            </w:r>
          </w:p>
        </w:tc>
        <w:tc>
          <w:tcPr>
            <w:tcW w:w="2302" w:type="dxa"/>
            <w:hideMark/>
          </w:tcPr>
          <w:p w14:paraId="758E0A04" w14:textId="77777777" w:rsidR="00D00BFE" w:rsidRPr="00655F1A" w:rsidRDefault="00D00BFE" w:rsidP="00D00BFE">
            <w:pPr>
              <w:pStyle w:val="TableBody"/>
            </w:pPr>
            <w:r w:rsidRPr="00655F1A">
              <w:t>N/A</w:t>
            </w:r>
          </w:p>
        </w:tc>
        <w:tc>
          <w:tcPr>
            <w:tcW w:w="1537" w:type="dxa"/>
            <w:hideMark/>
          </w:tcPr>
          <w:p w14:paraId="65233C07" w14:textId="77777777" w:rsidR="00D00BFE" w:rsidRPr="00655F1A" w:rsidRDefault="00D00BFE" w:rsidP="00D00BFE">
            <w:pPr>
              <w:pStyle w:val="TableBody"/>
            </w:pPr>
            <w:r w:rsidRPr="00655F1A">
              <w:t>Text</w:t>
            </w:r>
          </w:p>
        </w:tc>
        <w:tc>
          <w:tcPr>
            <w:tcW w:w="4867" w:type="dxa"/>
            <w:hideMark/>
          </w:tcPr>
          <w:p w14:paraId="13C2CD0F" w14:textId="77777777" w:rsidR="00D00BFE" w:rsidRPr="00655F1A" w:rsidRDefault="00D00BFE" w:rsidP="00D00BFE">
            <w:pPr>
              <w:pStyle w:val="TableBody"/>
            </w:pPr>
            <w:r w:rsidRPr="00655F1A">
              <w:t>N/A</w:t>
            </w:r>
          </w:p>
        </w:tc>
      </w:tr>
      <w:tr w:rsidR="00D00BFE" w:rsidRPr="00655F1A" w14:paraId="2F7B171C" w14:textId="77777777" w:rsidTr="008B3D48">
        <w:trPr>
          <w:cantSplit/>
          <w:trHeight w:val="20"/>
        </w:trPr>
        <w:tc>
          <w:tcPr>
            <w:tcW w:w="1975" w:type="dxa"/>
            <w:noWrap/>
            <w:hideMark/>
          </w:tcPr>
          <w:p w14:paraId="726E36E4" w14:textId="77777777" w:rsidR="00D00BFE" w:rsidRPr="00D00BFE" w:rsidRDefault="00D00BFE" w:rsidP="00D00BFE">
            <w:pPr>
              <w:pStyle w:val="TableBody"/>
              <w:rPr>
                <w:b/>
                <w:bCs/>
              </w:rPr>
            </w:pPr>
            <w:r w:rsidRPr="00D00BFE">
              <w:rPr>
                <w:b/>
                <w:bCs/>
              </w:rPr>
              <w:t>Reference Point Elevation (RPE)</w:t>
            </w:r>
          </w:p>
        </w:tc>
        <w:tc>
          <w:tcPr>
            <w:tcW w:w="3780" w:type="dxa"/>
            <w:hideMark/>
          </w:tcPr>
          <w:p w14:paraId="093CCFB4" w14:textId="77777777" w:rsidR="00D00BFE" w:rsidRPr="00655F1A" w:rsidRDefault="00D00BFE" w:rsidP="00D00BFE">
            <w:pPr>
              <w:pStyle w:val="TableBody"/>
            </w:pPr>
            <w:r w:rsidRPr="00655F1A">
              <w:t>Elevation of the reference point from which depth to water measurements are collected.</w:t>
            </w:r>
          </w:p>
        </w:tc>
        <w:tc>
          <w:tcPr>
            <w:tcW w:w="1980" w:type="dxa"/>
          </w:tcPr>
          <w:p w14:paraId="7CF8DE11" w14:textId="77777777" w:rsidR="00D00BFE" w:rsidRPr="00F3398A" w:rsidRDefault="00D00BFE" w:rsidP="00D00BFE">
            <w:pPr>
              <w:pStyle w:val="TableBullet"/>
              <w:spacing w:before="40" w:after="40"/>
            </w:pPr>
            <w:r w:rsidRPr="00F3398A">
              <w:t>SGMA</w:t>
            </w:r>
          </w:p>
          <w:p w14:paraId="726C1C6C" w14:textId="77777777" w:rsidR="00D00BFE" w:rsidRPr="00F3398A" w:rsidRDefault="00D00BFE" w:rsidP="00D00BFE">
            <w:pPr>
              <w:pStyle w:val="TableBullet"/>
              <w:spacing w:before="40" w:after="40"/>
            </w:pPr>
            <w:r w:rsidRPr="00F3398A">
              <w:t>CASGEM</w:t>
            </w:r>
          </w:p>
          <w:p w14:paraId="388B4AF4" w14:textId="77777777" w:rsidR="00D00BFE" w:rsidRPr="00F3398A" w:rsidRDefault="00D00BFE" w:rsidP="00D00BFE">
            <w:pPr>
              <w:pStyle w:val="TableBullet"/>
              <w:spacing w:before="40" w:after="40"/>
            </w:pPr>
            <w:r w:rsidRPr="00F3398A">
              <w:t>GeoTracker</w:t>
            </w:r>
          </w:p>
        </w:tc>
        <w:tc>
          <w:tcPr>
            <w:tcW w:w="2574" w:type="dxa"/>
            <w:hideMark/>
          </w:tcPr>
          <w:p w14:paraId="52C745E3" w14:textId="77777777" w:rsidR="00D00BFE" w:rsidRPr="00655F1A" w:rsidRDefault="00D00BFE" w:rsidP="00D00BFE">
            <w:pPr>
              <w:pStyle w:val="TableBody"/>
            </w:pPr>
            <w:r w:rsidRPr="00655F1A">
              <w:t>Required</w:t>
            </w:r>
          </w:p>
        </w:tc>
        <w:tc>
          <w:tcPr>
            <w:tcW w:w="2580" w:type="dxa"/>
            <w:hideMark/>
          </w:tcPr>
          <w:p w14:paraId="41D0E7BC" w14:textId="10967DF7" w:rsidR="00D00BFE" w:rsidRPr="00655F1A" w:rsidRDefault="00D00BFE" w:rsidP="00D00BFE">
            <w:pPr>
              <w:pStyle w:val="TableBody"/>
            </w:pPr>
            <w:r>
              <w:t>T</w:t>
            </w:r>
            <w:r w:rsidRPr="00655F1A">
              <w:t>enth of a foot or greater</w:t>
            </w:r>
            <w:r>
              <w:t xml:space="preserve"> accuracy</w:t>
            </w:r>
          </w:p>
        </w:tc>
        <w:tc>
          <w:tcPr>
            <w:tcW w:w="2302" w:type="dxa"/>
            <w:hideMark/>
          </w:tcPr>
          <w:p w14:paraId="06570213" w14:textId="786B1749" w:rsidR="00D00BFE" w:rsidRPr="00655F1A" w:rsidRDefault="00D00BFE" w:rsidP="00D00BFE">
            <w:pPr>
              <w:pStyle w:val="TableBody"/>
            </w:pPr>
            <w:r>
              <w:t>F</w:t>
            </w:r>
            <w:r w:rsidRPr="00655F1A">
              <w:t xml:space="preserve">eet </w:t>
            </w:r>
          </w:p>
        </w:tc>
        <w:tc>
          <w:tcPr>
            <w:tcW w:w="1537" w:type="dxa"/>
            <w:hideMark/>
          </w:tcPr>
          <w:p w14:paraId="52F74029" w14:textId="77777777" w:rsidR="00D00BFE" w:rsidRPr="00655F1A" w:rsidRDefault="00D00BFE" w:rsidP="00D00BFE">
            <w:pPr>
              <w:pStyle w:val="TableBody"/>
            </w:pPr>
            <w:r w:rsidRPr="00655F1A">
              <w:t>Numeric</w:t>
            </w:r>
          </w:p>
        </w:tc>
        <w:tc>
          <w:tcPr>
            <w:tcW w:w="4867" w:type="dxa"/>
            <w:hideMark/>
          </w:tcPr>
          <w:p w14:paraId="726533A4" w14:textId="77777777" w:rsidR="00D00BFE" w:rsidRPr="00655F1A" w:rsidRDefault="00D00BFE" w:rsidP="00D00BFE">
            <w:pPr>
              <w:pStyle w:val="TableBody"/>
            </w:pPr>
            <w:r w:rsidRPr="00655F1A">
              <w:t>N/A</w:t>
            </w:r>
          </w:p>
        </w:tc>
      </w:tr>
      <w:tr w:rsidR="00D00BFE" w:rsidRPr="00655F1A" w14:paraId="0D60D0A3" w14:textId="77777777" w:rsidTr="008B3D48">
        <w:trPr>
          <w:cantSplit/>
          <w:trHeight w:val="20"/>
        </w:trPr>
        <w:tc>
          <w:tcPr>
            <w:tcW w:w="1975" w:type="dxa"/>
            <w:noWrap/>
          </w:tcPr>
          <w:p w14:paraId="203262D1" w14:textId="77777777" w:rsidR="00D00BFE" w:rsidRPr="00D00BFE" w:rsidRDefault="00D00BFE" w:rsidP="00D00BFE">
            <w:pPr>
              <w:pStyle w:val="TableBody"/>
              <w:rPr>
                <w:b/>
                <w:bCs/>
              </w:rPr>
            </w:pPr>
            <w:r w:rsidRPr="00D00BFE">
              <w:rPr>
                <w:b/>
                <w:bCs/>
              </w:rPr>
              <w:t>Reference Point Description</w:t>
            </w:r>
          </w:p>
        </w:tc>
        <w:tc>
          <w:tcPr>
            <w:tcW w:w="3780" w:type="dxa"/>
          </w:tcPr>
          <w:p w14:paraId="4805B701" w14:textId="77777777" w:rsidR="00D00BFE" w:rsidRPr="00655F1A" w:rsidRDefault="00D00BFE" w:rsidP="00D00BFE">
            <w:pPr>
              <w:pStyle w:val="TableBody"/>
            </w:pPr>
            <w:r w:rsidRPr="00550B4B">
              <w:t>Description of the reference point location on the well and any other relevant notes regarding the well’s reference point from which groundwater level measurements are collected.</w:t>
            </w:r>
          </w:p>
        </w:tc>
        <w:tc>
          <w:tcPr>
            <w:tcW w:w="1980" w:type="dxa"/>
          </w:tcPr>
          <w:p w14:paraId="1E4A7B5B" w14:textId="77777777" w:rsidR="00D00BFE" w:rsidRPr="00F3398A" w:rsidRDefault="00D00BFE" w:rsidP="00D00BFE">
            <w:pPr>
              <w:pStyle w:val="TableBullet"/>
              <w:spacing w:before="40" w:after="40"/>
            </w:pPr>
            <w:r>
              <w:t>SGMA</w:t>
            </w:r>
          </w:p>
        </w:tc>
        <w:tc>
          <w:tcPr>
            <w:tcW w:w="2574" w:type="dxa"/>
          </w:tcPr>
          <w:p w14:paraId="2A6B0B4E" w14:textId="77777777" w:rsidR="00D00BFE" w:rsidRPr="00655F1A" w:rsidRDefault="00D00BFE" w:rsidP="00D00BFE">
            <w:pPr>
              <w:pStyle w:val="TableBody"/>
            </w:pPr>
            <w:commentRangeStart w:id="31"/>
            <w:commentRangeStart w:id="32"/>
            <w:r>
              <w:t>Optional</w:t>
            </w:r>
            <w:commentRangeEnd w:id="31"/>
            <w:r w:rsidR="00764E37" w:rsidRPr="00655F1A">
              <w:rPr>
                <w:rStyle w:val="CommentReference"/>
                <w:rFonts w:ascii="Calibri" w:hAnsi="Calibri"/>
                <w:color w:val="000000" w:themeColor="text1"/>
                <w:position w:val="0"/>
                <w:sz w:val="22"/>
              </w:rPr>
              <w:commentReference w:id="31"/>
            </w:r>
            <w:commentRangeEnd w:id="32"/>
            <w:r w:rsidR="00C53381" w:rsidRPr="00655F1A">
              <w:rPr>
                <w:rStyle w:val="CommentReference"/>
                <w:rFonts w:ascii="Calibri" w:hAnsi="Calibri"/>
                <w:color w:val="000000" w:themeColor="text1"/>
                <w:position w:val="0"/>
                <w:sz w:val="22"/>
              </w:rPr>
              <w:commentReference w:id="32"/>
            </w:r>
          </w:p>
        </w:tc>
        <w:tc>
          <w:tcPr>
            <w:tcW w:w="2580" w:type="dxa"/>
          </w:tcPr>
          <w:p w14:paraId="679D807B" w14:textId="77777777" w:rsidR="00D00BFE" w:rsidRPr="00655F1A" w:rsidRDefault="00D00BFE" w:rsidP="00D00BFE">
            <w:pPr>
              <w:pStyle w:val="TableBody"/>
            </w:pPr>
            <w:r>
              <w:t>N/A</w:t>
            </w:r>
          </w:p>
        </w:tc>
        <w:tc>
          <w:tcPr>
            <w:tcW w:w="2302" w:type="dxa"/>
          </w:tcPr>
          <w:p w14:paraId="2056E406" w14:textId="77777777" w:rsidR="00D00BFE" w:rsidRPr="00655F1A" w:rsidRDefault="00D00BFE" w:rsidP="00D00BFE">
            <w:pPr>
              <w:pStyle w:val="TableBody"/>
            </w:pPr>
            <w:r>
              <w:t>N/A</w:t>
            </w:r>
          </w:p>
        </w:tc>
        <w:tc>
          <w:tcPr>
            <w:tcW w:w="1537" w:type="dxa"/>
          </w:tcPr>
          <w:p w14:paraId="40767EE4" w14:textId="77777777" w:rsidR="00D00BFE" w:rsidRPr="00655F1A" w:rsidRDefault="00D00BFE" w:rsidP="00D00BFE">
            <w:pPr>
              <w:pStyle w:val="TableBody"/>
            </w:pPr>
            <w:r>
              <w:t>Text</w:t>
            </w:r>
          </w:p>
        </w:tc>
        <w:tc>
          <w:tcPr>
            <w:tcW w:w="4867" w:type="dxa"/>
          </w:tcPr>
          <w:p w14:paraId="1CEEB9F6" w14:textId="77777777" w:rsidR="00D00BFE" w:rsidRPr="00655F1A" w:rsidRDefault="00D00BFE" w:rsidP="00D00BFE">
            <w:pPr>
              <w:pStyle w:val="TableBody"/>
            </w:pPr>
            <w:r>
              <w:t>N/A</w:t>
            </w:r>
          </w:p>
        </w:tc>
      </w:tr>
      <w:tr w:rsidR="00D00BFE" w:rsidRPr="00655F1A" w14:paraId="22428951" w14:textId="77777777" w:rsidTr="008B3D48">
        <w:trPr>
          <w:cantSplit/>
          <w:trHeight w:val="20"/>
        </w:trPr>
        <w:tc>
          <w:tcPr>
            <w:tcW w:w="1975" w:type="dxa"/>
            <w:noWrap/>
            <w:hideMark/>
          </w:tcPr>
          <w:p w14:paraId="5630AE84" w14:textId="77777777" w:rsidR="00D00BFE" w:rsidRPr="00D00BFE" w:rsidRDefault="00D00BFE" w:rsidP="00D00BFE">
            <w:pPr>
              <w:pStyle w:val="TableBody"/>
              <w:rPr>
                <w:b/>
                <w:bCs/>
              </w:rPr>
            </w:pPr>
            <w:commentRangeStart w:id="33"/>
            <w:commentRangeStart w:id="34"/>
            <w:r w:rsidRPr="00D00BFE">
              <w:rPr>
                <w:b/>
                <w:bCs/>
              </w:rPr>
              <w:t>Ground Surface Elevation (GSE)</w:t>
            </w:r>
            <w:commentRangeEnd w:id="33"/>
            <w:r w:rsidR="00DA5246" w:rsidRPr="00D00BFE">
              <w:rPr>
                <w:rStyle w:val="CommentReference"/>
                <w:rFonts w:ascii="Calibri" w:hAnsi="Calibri"/>
                <w:b/>
                <w:bCs/>
                <w:color w:val="000000" w:themeColor="text1"/>
                <w:position w:val="0"/>
                <w:sz w:val="22"/>
              </w:rPr>
              <w:commentReference w:id="33"/>
            </w:r>
            <w:commentRangeEnd w:id="34"/>
            <w:r w:rsidR="00C53381" w:rsidRPr="00D00BFE">
              <w:rPr>
                <w:rStyle w:val="CommentReference"/>
                <w:rFonts w:ascii="Calibri" w:hAnsi="Calibri"/>
                <w:b/>
                <w:bCs/>
                <w:color w:val="000000" w:themeColor="text1"/>
                <w:position w:val="0"/>
                <w:sz w:val="22"/>
              </w:rPr>
              <w:commentReference w:id="34"/>
            </w:r>
          </w:p>
        </w:tc>
        <w:tc>
          <w:tcPr>
            <w:tcW w:w="3780" w:type="dxa"/>
            <w:hideMark/>
          </w:tcPr>
          <w:p w14:paraId="24A3EBBA" w14:textId="77777777" w:rsidR="00D00BFE" w:rsidRPr="00655F1A" w:rsidRDefault="00D00BFE" w:rsidP="00D00BFE">
            <w:pPr>
              <w:pStyle w:val="TableBody"/>
            </w:pPr>
            <w:r w:rsidRPr="00655F1A">
              <w:t>Elevation of the ground surface associated with the location of the well.</w:t>
            </w:r>
          </w:p>
        </w:tc>
        <w:tc>
          <w:tcPr>
            <w:tcW w:w="1980" w:type="dxa"/>
          </w:tcPr>
          <w:p w14:paraId="3F96F605" w14:textId="77777777" w:rsidR="00D00BFE" w:rsidRPr="00F3398A" w:rsidRDefault="00D00BFE" w:rsidP="00D00BFE">
            <w:pPr>
              <w:pStyle w:val="TableBullet"/>
              <w:spacing w:before="40" w:after="40"/>
            </w:pPr>
            <w:r w:rsidRPr="00F3398A">
              <w:t>SGMA</w:t>
            </w:r>
          </w:p>
          <w:p w14:paraId="1D68E12E" w14:textId="77777777" w:rsidR="00D00BFE" w:rsidRPr="00F3398A" w:rsidRDefault="00D00BFE" w:rsidP="00D00BFE">
            <w:pPr>
              <w:pStyle w:val="TableBullet"/>
              <w:spacing w:before="40" w:after="40"/>
            </w:pPr>
            <w:r w:rsidRPr="00F3398A">
              <w:t>CASGEM</w:t>
            </w:r>
          </w:p>
        </w:tc>
        <w:tc>
          <w:tcPr>
            <w:tcW w:w="2574" w:type="dxa"/>
            <w:hideMark/>
          </w:tcPr>
          <w:p w14:paraId="5B936080" w14:textId="6BA7C9A9" w:rsidR="00D00BFE" w:rsidRPr="00655F1A" w:rsidRDefault="00D00BFE" w:rsidP="00D00BFE">
            <w:pPr>
              <w:pStyle w:val="TableBody"/>
            </w:pPr>
            <w:commentRangeStart w:id="35"/>
            <w:commentRangeStart w:id="36"/>
            <w:del w:id="37" w:author="Author">
              <w:r w:rsidRPr="00655F1A" w:rsidDel="00C53381">
                <w:delText>Optional</w:delText>
              </w:r>
              <w:commentRangeEnd w:id="35"/>
              <w:r w:rsidR="00214016" w:rsidDel="00C53381">
                <w:rPr>
                  <w:rStyle w:val="CommentReference"/>
                  <w:rFonts w:ascii="Calibri" w:hAnsi="Calibri"/>
                  <w:color w:val="000000" w:themeColor="text1"/>
                  <w:position w:val="0"/>
                  <w:sz w:val="22"/>
                </w:rPr>
                <w:commentReference w:id="35"/>
              </w:r>
            </w:del>
            <w:commentRangeEnd w:id="36"/>
            <w:r w:rsidR="005358AD">
              <w:rPr>
                <w:rStyle w:val="CommentReference"/>
                <w:rFonts w:ascii="Calibri" w:hAnsi="Calibri"/>
                <w:color w:val="000000" w:themeColor="text1"/>
                <w:position w:val="0"/>
                <w:sz w:val="22"/>
              </w:rPr>
              <w:commentReference w:id="36"/>
            </w:r>
            <w:ins w:id="38" w:author="Author">
              <w:r w:rsidR="00C53381">
                <w:t>Required</w:t>
              </w:r>
            </w:ins>
          </w:p>
        </w:tc>
        <w:tc>
          <w:tcPr>
            <w:tcW w:w="2580" w:type="dxa"/>
            <w:hideMark/>
          </w:tcPr>
          <w:p w14:paraId="3FE9F095" w14:textId="3F695251" w:rsidR="00D00BFE" w:rsidRPr="00655F1A" w:rsidRDefault="00D00BFE" w:rsidP="00D00BFE">
            <w:pPr>
              <w:pStyle w:val="TableBody"/>
            </w:pPr>
            <w:r>
              <w:t>T</w:t>
            </w:r>
            <w:r w:rsidRPr="00655F1A">
              <w:t>enth of a foot or greater</w:t>
            </w:r>
            <w:r>
              <w:t xml:space="preserve"> accuracy</w:t>
            </w:r>
          </w:p>
        </w:tc>
        <w:tc>
          <w:tcPr>
            <w:tcW w:w="2302" w:type="dxa"/>
            <w:hideMark/>
          </w:tcPr>
          <w:p w14:paraId="0CBF550E" w14:textId="4687BE93" w:rsidR="00D00BFE" w:rsidRPr="00655F1A" w:rsidRDefault="00D00BFE" w:rsidP="00D00BFE">
            <w:pPr>
              <w:pStyle w:val="TableBody"/>
            </w:pPr>
            <w:r>
              <w:t>F</w:t>
            </w:r>
            <w:r w:rsidRPr="00655F1A">
              <w:t>eet</w:t>
            </w:r>
          </w:p>
        </w:tc>
        <w:tc>
          <w:tcPr>
            <w:tcW w:w="1537" w:type="dxa"/>
            <w:hideMark/>
          </w:tcPr>
          <w:p w14:paraId="232EB428" w14:textId="77777777" w:rsidR="00D00BFE" w:rsidRPr="00655F1A" w:rsidRDefault="00D00BFE" w:rsidP="00D00BFE">
            <w:pPr>
              <w:pStyle w:val="TableBody"/>
            </w:pPr>
            <w:r w:rsidRPr="00655F1A">
              <w:t>Numeric</w:t>
            </w:r>
          </w:p>
        </w:tc>
        <w:tc>
          <w:tcPr>
            <w:tcW w:w="4867" w:type="dxa"/>
            <w:hideMark/>
          </w:tcPr>
          <w:p w14:paraId="51C2339A" w14:textId="77777777" w:rsidR="00D00BFE" w:rsidRPr="00655F1A" w:rsidRDefault="00D00BFE" w:rsidP="00D00BFE">
            <w:pPr>
              <w:pStyle w:val="TableBody"/>
            </w:pPr>
            <w:r w:rsidRPr="00655F1A">
              <w:t>N/A</w:t>
            </w:r>
          </w:p>
        </w:tc>
      </w:tr>
      <w:tr w:rsidR="00D00BFE" w:rsidRPr="00655F1A" w14:paraId="16A14D3D" w14:textId="77777777" w:rsidTr="008B3D48">
        <w:trPr>
          <w:cantSplit/>
          <w:trHeight w:val="20"/>
        </w:trPr>
        <w:tc>
          <w:tcPr>
            <w:tcW w:w="1975" w:type="dxa"/>
            <w:noWrap/>
            <w:hideMark/>
          </w:tcPr>
          <w:p w14:paraId="6D9AB141" w14:textId="77777777" w:rsidR="00D00BFE" w:rsidRPr="00D00BFE" w:rsidRDefault="00D00BFE" w:rsidP="00D00BFE">
            <w:pPr>
              <w:pStyle w:val="TableBody"/>
              <w:rPr>
                <w:b/>
                <w:bCs/>
              </w:rPr>
            </w:pPr>
            <w:commentRangeStart w:id="39"/>
            <w:commentRangeStart w:id="40"/>
            <w:r w:rsidRPr="00D00BFE">
              <w:rPr>
                <w:b/>
                <w:bCs/>
              </w:rPr>
              <w:t>Elevation Survey Date</w:t>
            </w:r>
            <w:commentRangeEnd w:id="39"/>
            <w:r w:rsidR="00964302" w:rsidRPr="00D00BFE">
              <w:rPr>
                <w:rStyle w:val="CommentReference"/>
                <w:rFonts w:ascii="Calibri" w:hAnsi="Calibri"/>
                <w:b/>
                <w:bCs/>
                <w:color w:val="000000" w:themeColor="text1"/>
                <w:position w:val="0"/>
                <w:sz w:val="22"/>
              </w:rPr>
              <w:commentReference w:id="39"/>
            </w:r>
            <w:commentRangeEnd w:id="40"/>
            <w:r w:rsidR="005358AD" w:rsidRPr="00D00BFE">
              <w:rPr>
                <w:rStyle w:val="CommentReference"/>
                <w:rFonts w:ascii="Calibri" w:hAnsi="Calibri"/>
                <w:b/>
                <w:bCs/>
                <w:color w:val="000000" w:themeColor="text1"/>
                <w:position w:val="0"/>
                <w:sz w:val="22"/>
              </w:rPr>
              <w:commentReference w:id="40"/>
            </w:r>
          </w:p>
        </w:tc>
        <w:tc>
          <w:tcPr>
            <w:tcW w:w="3780" w:type="dxa"/>
            <w:hideMark/>
          </w:tcPr>
          <w:p w14:paraId="628EF9BB" w14:textId="7A6C0FF9" w:rsidR="00D00BFE" w:rsidRPr="00BC0218" w:rsidRDefault="00D00BFE" w:rsidP="00D00BFE">
            <w:pPr>
              <w:pStyle w:val="TableBody"/>
            </w:pPr>
            <w:r w:rsidRPr="00BC0218">
              <w:t xml:space="preserve">Date that the </w:t>
            </w:r>
            <w:ins w:id="41" w:author="Author">
              <w:r w:rsidR="00EB7A6D">
                <w:t>RPE</w:t>
              </w:r>
            </w:ins>
            <w:del w:id="42" w:author="Author">
              <w:r w:rsidRPr="00BC0218" w:rsidDel="00EB7A6D">
                <w:delText>reference point elevation</w:delText>
              </w:r>
            </w:del>
            <w:r w:rsidRPr="00BC0218">
              <w:t xml:space="preserve"> </w:t>
            </w:r>
            <w:del w:id="43" w:author="Author">
              <w:r w:rsidRPr="00BC0218" w:rsidDel="00EB7A6D">
                <w:delText>and/</w:delText>
              </w:r>
            </w:del>
            <w:r w:rsidRPr="00BC0218">
              <w:t xml:space="preserve">or </w:t>
            </w:r>
            <w:del w:id="44" w:author="Author">
              <w:r w:rsidRPr="00BC0218" w:rsidDel="00EB7A6D">
                <w:delText>ground surface elevation</w:delText>
              </w:r>
            </w:del>
            <w:ins w:id="45" w:author="Author">
              <w:r w:rsidR="00EB7A6D">
                <w:t>GSE</w:t>
              </w:r>
            </w:ins>
            <w:r w:rsidRPr="00BC0218">
              <w:t xml:space="preserve"> was surveyed.</w:t>
            </w:r>
          </w:p>
        </w:tc>
        <w:tc>
          <w:tcPr>
            <w:tcW w:w="1980" w:type="dxa"/>
          </w:tcPr>
          <w:p w14:paraId="1DBF8676" w14:textId="17B712BF" w:rsidR="00A440F5" w:rsidRDefault="00A440F5" w:rsidP="00D00BFE">
            <w:pPr>
              <w:pStyle w:val="TableBullet"/>
              <w:spacing w:before="40" w:after="40"/>
              <w:rPr>
                <w:ins w:id="46" w:author="Author"/>
              </w:rPr>
            </w:pPr>
            <w:ins w:id="47" w:author="Author">
              <w:r>
                <w:t>SGMA</w:t>
              </w:r>
            </w:ins>
          </w:p>
          <w:p w14:paraId="47592B18" w14:textId="68E7BD67" w:rsidR="00A440F5" w:rsidRDefault="00A440F5" w:rsidP="00D00BFE">
            <w:pPr>
              <w:pStyle w:val="TableBullet"/>
              <w:spacing w:before="40" w:after="40"/>
              <w:rPr>
                <w:ins w:id="48" w:author="Author"/>
              </w:rPr>
            </w:pPr>
            <w:ins w:id="49" w:author="Author">
              <w:r>
                <w:t>CASGEM</w:t>
              </w:r>
            </w:ins>
          </w:p>
          <w:p w14:paraId="220F6329" w14:textId="66EFEF63" w:rsidR="00D00BFE" w:rsidRPr="00F3398A" w:rsidDel="00FF4E3B" w:rsidRDefault="00D00BFE" w:rsidP="00D00BFE">
            <w:pPr>
              <w:pStyle w:val="TableBullet"/>
              <w:spacing w:before="40" w:after="40"/>
            </w:pPr>
            <w:commentRangeStart w:id="50"/>
            <w:commentRangeStart w:id="51"/>
            <w:r w:rsidRPr="00F3398A">
              <w:t>GeoTracker</w:t>
            </w:r>
          </w:p>
        </w:tc>
        <w:tc>
          <w:tcPr>
            <w:tcW w:w="2574" w:type="dxa"/>
            <w:hideMark/>
          </w:tcPr>
          <w:p w14:paraId="435BE8C5" w14:textId="77777777" w:rsidR="00D00BFE" w:rsidRPr="00655F1A" w:rsidRDefault="00D00BFE" w:rsidP="00D00BFE">
            <w:pPr>
              <w:pStyle w:val="TableBody"/>
            </w:pPr>
            <w:r w:rsidRPr="00655F1A">
              <w:t>Optional</w:t>
            </w:r>
            <w:commentRangeEnd w:id="50"/>
            <w:r w:rsidR="00B07ED8" w:rsidRPr="00655F1A">
              <w:rPr>
                <w:rStyle w:val="CommentReference"/>
                <w:rFonts w:ascii="Calibri" w:hAnsi="Calibri"/>
                <w:color w:val="000000" w:themeColor="text1"/>
                <w:position w:val="0"/>
                <w:sz w:val="22"/>
              </w:rPr>
              <w:commentReference w:id="50"/>
            </w:r>
            <w:commentRangeEnd w:id="51"/>
            <w:r w:rsidR="00932435" w:rsidRPr="00655F1A">
              <w:rPr>
                <w:rStyle w:val="CommentReference"/>
                <w:rFonts w:ascii="Calibri" w:hAnsi="Calibri"/>
                <w:color w:val="000000" w:themeColor="text1"/>
                <w:position w:val="0"/>
                <w:sz w:val="22"/>
              </w:rPr>
              <w:commentReference w:id="51"/>
            </w:r>
          </w:p>
        </w:tc>
        <w:tc>
          <w:tcPr>
            <w:tcW w:w="2580" w:type="dxa"/>
            <w:hideMark/>
          </w:tcPr>
          <w:p w14:paraId="37FDB558" w14:textId="77777777" w:rsidR="00D00BFE" w:rsidRPr="00655F1A" w:rsidRDefault="00D00BFE" w:rsidP="00D00BFE">
            <w:pPr>
              <w:pStyle w:val="TableBody"/>
            </w:pPr>
            <w:r w:rsidRPr="00655F1A">
              <w:t>N/A</w:t>
            </w:r>
          </w:p>
        </w:tc>
        <w:tc>
          <w:tcPr>
            <w:tcW w:w="2302" w:type="dxa"/>
            <w:hideMark/>
          </w:tcPr>
          <w:p w14:paraId="1B22BA67" w14:textId="77777777" w:rsidR="00D00BFE" w:rsidRPr="00655F1A" w:rsidRDefault="00D00BFE" w:rsidP="00D00BFE">
            <w:pPr>
              <w:pStyle w:val="TableBody"/>
            </w:pPr>
            <w:r w:rsidRPr="00655F1A">
              <w:t>MM/DD/YYYY</w:t>
            </w:r>
            <w:r w:rsidRPr="00655F1A">
              <w:br/>
            </w:r>
          </w:p>
        </w:tc>
        <w:tc>
          <w:tcPr>
            <w:tcW w:w="1537" w:type="dxa"/>
            <w:hideMark/>
          </w:tcPr>
          <w:p w14:paraId="1E55B532" w14:textId="77777777" w:rsidR="00D00BFE" w:rsidRPr="00655F1A" w:rsidRDefault="00D00BFE" w:rsidP="00D00BFE">
            <w:pPr>
              <w:pStyle w:val="TableBody"/>
            </w:pPr>
            <w:r w:rsidRPr="00655F1A">
              <w:t>Date</w:t>
            </w:r>
          </w:p>
        </w:tc>
        <w:tc>
          <w:tcPr>
            <w:tcW w:w="4867" w:type="dxa"/>
            <w:hideMark/>
          </w:tcPr>
          <w:p w14:paraId="59150658" w14:textId="77777777" w:rsidR="00D00BFE" w:rsidRPr="00655F1A" w:rsidRDefault="00D00BFE" w:rsidP="00D00BFE">
            <w:pPr>
              <w:pStyle w:val="TableBody"/>
            </w:pPr>
            <w:r w:rsidRPr="00655F1A">
              <w:t>N/A</w:t>
            </w:r>
          </w:p>
        </w:tc>
      </w:tr>
      <w:tr w:rsidR="00D00BFE" w:rsidRPr="00655F1A" w14:paraId="4E8F3300" w14:textId="77777777" w:rsidTr="008B3D48">
        <w:trPr>
          <w:cantSplit/>
          <w:trHeight w:val="20"/>
        </w:trPr>
        <w:tc>
          <w:tcPr>
            <w:tcW w:w="1975" w:type="dxa"/>
            <w:noWrap/>
          </w:tcPr>
          <w:p w14:paraId="451CECE2" w14:textId="77777777" w:rsidR="00D00BFE" w:rsidRPr="00D00BFE" w:rsidRDefault="00D00BFE" w:rsidP="00D00BFE">
            <w:pPr>
              <w:pStyle w:val="TableBody"/>
              <w:rPr>
                <w:b/>
                <w:bCs/>
              </w:rPr>
            </w:pPr>
            <w:commentRangeStart w:id="52"/>
            <w:commentRangeStart w:id="53"/>
            <w:r w:rsidRPr="00D00BFE">
              <w:rPr>
                <w:b/>
                <w:bCs/>
              </w:rPr>
              <w:lastRenderedPageBreak/>
              <w:t>Elevation Survey Time</w:t>
            </w:r>
            <w:commentRangeEnd w:id="52"/>
            <w:r w:rsidR="00964302" w:rsidRPr="00D00BFE">
              <w:rPr>
                <w:rStyle w:val="CommentReference"/>
                <w:rFonts w:ascii="Calibri" w:hAnsi="Calibri"/>
                <w:b/>
                <w:bCs/>
                <w:color w:val="000000" w:themeColor="text1"/>
                <w:position w:val="0"/>
                <w:sz w:val="22"/>
              </w:rPr>
              <w:commentReference w:id="52"/>
            </w:r>
            <w:commentRangeEnd w:id="53"/>
            <w:r w:rsidR="00BC4824" w:rsidRPr="00D00BFE">
              <w:rPr>
                <w:rStyle w:val="CommentReference"/>
                <w:rFonts w:ascii="Calibri" w:hAnsi="Calibri"/>
                <w:b/>
                <w:bCs/>
                <w:color w:val="000000" w:themeColor="text1"/>
                <w:position w:val="0"/>
                <w:sz w:val="22"/>
              </w:rPr>
              <w:commentReference w:id="53"/>
            </w:r>
          </w:p>
        </w:tc>
        <w:tc>
          <w:tcPr>
            <w:tcW w:w="3780" w:type="dxa"/>
          </w:tcPr>
          <w:p w14:paraId="01B87E23" w14:textId="0341D19D" w:rsidR="00D00BFE" w:rsidRPr="00BC0218" w:rsidRDefault="00D00BFE" w:rsidP="00D00BFE">
            <w:pPr>
              <w:pStyle w:val="TableBody"/>
            </w:pPr>
            <w:r>
              <w:t xml:space="preserve">Time that the </w:t>
            </w:r>
            <w:ins w:id="54" w:author="Author">
              <w:r w:rsidR="00EB7A6D">
                <w:t>RPE</w:t>
              </w:r>
            </w:ins>
            <w:del w:id="55" w:author="Author">
              <w:r w:rsidDel="00EB7A6D">
                <w:delText>reference point elevation</w:delText>
              </w:r>
            </w:del>
            <w:r>
              <w:t xml:space="preserve"> </w:t>
            </w:r>
            <w:del w:id="56" w:author="Author">
              <w:r w:rsidDel="00EB7A6D">
                <w:delText>and/</w:delText>
              </w:r>
            </w:del>
            <w:r>
              <w:t xml:space="preserve">or </w:t>
            </w:r>
            <w:del w:id="57" w:author="Author">
              <w:r w:rsidDel="00EB7A6D">
                <w:delText>ground surface elevation</w:delText>
              </w:r>
            </w:del>
            <w:ins w:id="58" w:author="Author">
              <w:r w:rsidR="00EB7A6D">
                <w:t>GSE</w:t>
              </w:r>
            </w:ins>
            <w:r>
              <w:t xml:space="preserve"> was surveyed.</w:t>
            </w:r>
          </w:p>
        </w:tc>
        <w:tc>
          <w:tcPr>
            <w:tcW w:w="1980" w:type="dxa"/>
          </w:tcPr>
          <w:p w14:paraId="1DCBA4A3" w14:textId="0AE830AC" w:rsidR="00D00BFE" w:rsidRPr="00655F1A" w:rsidRDefault="00730784" w:rsidP="00D00BFE">
            <w:pPr>
              <w:pStyle w:val="TableBody"/>
            </w:pPr>
            <w:r>
              <w:t>None</w:t>
            </w:r>
          </w:p>
        </w:tc>
        <w:tc>
          <w:tcPr>
            <w:tcW w:w="2574" w:type="dxa"/>
          </w:tcPr>
          <w:p w14:paraId="2877C33B" w14:textId="77777777" w:rsidR="00D00BFE" w:rsidRPr="00BC0218" w:rsidDel="00FF4E3B" w:rsidRDefault="00D00BFE" w:rsidP="00D00BFE">
            <w:pPr>
              <w:pStyle w:val="TableBody"/>
            </w:pPr>
            <w:r w:rsidRPr="00655F1A">
              <w:t>Optional, default is 12:00:00</w:t>
            </w:r>
          </w:p>
        </w:tc>
        <w:tc>
          <w:tcPr>
            <w:tcW w:w="2580" w:type="dxa"/>
          </w:tcPr>
          <w:p w14:paraId="158979E4" w14:textId="77777777" w:rsidR="00D00BFE" w:rsidRPr="00655F1A" w:rsidRDefault="00D00BFE" w:rsidP="00D00BFE">
            <w:pPr>
              <w:pStyle w:val="TableBody"/>
            </w:pPr>
            <w:r>
              <w:t>N/A</w:t>
            </w:r>
          </w:p>
        </w:tc>
        <w:tc>
          <w:tcPr>
            <w:tcW w:w="2302" w:type="dxa"/>
          </w:tcPr>
          <w:p w14:paraId="5615CFEE" w14:textId="77777777" w:rsidR="00D00BFE" w:rsidRPr="00655F1A" w:rsidRDefault="00D00BFE" w:rsidP="00D00BFE">
            <w:pPr>
              <w:pStyle w:val="TableBody"/>
            </w:pPr>
            <w:r>
              <w:t>hh:mm:ss (PST 24-hour)</w:t>
            </w:r>
          </w:p>
        </w:tc>
        <w:tc>
          <w:tcPr>
            <w:tcW w:w="1537" w:type="dxa"/>
          </w:tcPr>
          <w:p w14:paraId="1DD6CED4" w14:textId="77777777" w:rsidR="00D00BFE" w:rsidRPr="00655F1A" w:rsidRDefault="00D00BFE" w:rsidP="00D00BFE">
            <w:pPr>
              <w:pStyle w:val="TableBody"/>
            </w:pPr>
            <w:r>
              <w:t>Time</w:t>
            </w:r>
          </w:p>
        </w:tc>
        <w:tc>
          <w:tcPr>
            <w:tcW w:w="4867" w:type="dxa"/>
          </w:tcPr>
          <w:p w14:paraId="54C96E09" w14:textId="77777777" w:rsidR="00D00BFE" w:rsidRPr="00655F1A" w:rsidRDefault="00D00BFE" w:rsidP="00D00BFE">
            <w:pPr>
              <w:pStyle w:val="TableBody"/>
            </w:pPr>
            <w:r>
              <w:t>N/A</w:t>
            </w:r>
          </w:p>
        </w:tc>
      </w:tr>
      <w:tr w:rsidR="00D00BFE" w:rsidRPr="00655F1A" w14:paraId="6699B648" w14:textId="77777777" w:rsidTr="008B3D48">
        <w:trPr>
          <w:cantSplit/>
          <w:trHeight w:val="20"/>
        </w:trPr>
        <w:tc>
          <w:tcPr>
            <w:tcW w:w="1975" w:type="dxa"/>
            <w:noWrap/>
            <w:hideMark/>
          </w:tcPr>
          <w:p w14:paraId="66A457C5" w14:textId="77777777" w:rsidR="00D00BFE" w:rsidRPr="00D00BFE" w:rsidRDefault="00D00BFE" w:rsidP="00D00BFE">
            <w:pPr>
              <w:pStyle w:val="TableBody"/>
              <w:keepNext/>
              <w:rPr>
                <w:b/>
                <w:bCs/>
              </w:rPr>
            </w:pPr>
            <w:r w:rsidRPr="00D00BFE">
              <w:rPr>
                <w:b/>
                <w:bCs/>
              </w:rPr>
              <w:t>Elevation Measurement Method</w:t>
            </w:r>
          </w:p>
        </w:tc>
        <w:tc>
          <w:tcPr>
            <w:tcW w:w="3780" w:type="dxa"/>
            <w:hideMark/>
          </w:tcPr>
          <w:p w14:paraId="49C8196D" w14:textId="77777777" w:rsidR="00D00BFE" w:rsidRPr="00655F1A" w:rsidRDefault="00D00BFE" w:rsidP="00D00BFE">
            <w:pPr>
              <w:pStyle w:val="TableBody"/>
              <w:keepNext/>
            </w:pPr>
            <w:r w:rsidRPr="00655F1A">
              <w:t>Method used to survey elevations.</w:t>
            </w:r>
          </w:p>
        </w:tc>
        <w:tc>
          <w:tcPr>
            <w:tcW w:w="1980" w:type="dxa"/>
          </w:tcPr>
          <w:p w14:paraId="1C8443EA" w14:textId="77777777" w:rsidR="00D00BFE" w:rsidRPr="00F3398A" w:rsidRDefault="00D00BFE" w:rsidP="00D00BFE">
            <w:pPr>
              <w:pStyle w:val="TableBullet"/>
              <w:keepNext/>
              <w:spacing w:before="40" w:after="40"/>
            </w:pPr>
            <w:r w:rsidRPr="00F3398A">
              <w:t>SGMA</w:t>
            </w:r>
          </w:p>
          <w:p w14:paraId="192E2F44" w14:textId="77777777" w:rsidR="00D00BFE" w:rsidRPr="00F3398A" w:rsidRDefault="00D00BFE" w:rsidP="00D00BFE">
            <w:pPr>
              <w:pStyle w:val="TableBullet"/>
              <w:keepNext/>
              <w:spacing w:before="40" w:after="40"/>
            </w:pPr>
            <w:r w:rsidRPr="00F3398A">
              <w:t>CASGEM</w:t>
            </w:r>
          </w:p>
          <w:p w14:paraId="1BD81394" w14:textId="77777777" w:rsidR="00D00BFE" w:rsidRPr="00F3398A" w:rsidDel="00FF4E3B" w:rsidRDefault="00D00BFE" w:rsidP="00D00BFE">
            <w:pPr>
              <w:pStyle w:val="TableBullet"/>
              <w:keepNext/>
              <w:spacing w:before="40" w:after="40"/>
            </w:pPr>
            <w:r w:rsidRPr="00F3398A">
              <w:t>GeoTracker</w:t>
            </w:r>
          </w:p>
        </w:tc>
        <w:tc>
          <w:tcPr>
            <w:tcW w:w="2574" w:type="dxa"/>
            <w:hideMark/>
          </w:tcPr>
          <w:p w14:paraId="4B73E05E" w14:textId="77777777" w:rsidR="00D00BFE" w:rsidRPr="00655F1A" w:rsidRDefault="00D00BFE" w:rsidP="00D00BFE">
            <w:pPr>
              <w:pStyle w:val="TableBody"/>
              <w:keepNext/>
            </w:pPr>
            <w:commentRangeStart w:id="59"/>
            <w:commentRangeStart w:id="60"/>
            <w:r w:rsidRPr="00655F1A">
              <w:t>Optional</w:t>
            </w:r>
            <w:commentRangeEnd w:id="59"/>
            <w:r w:rsidR="00214016" w:rsidRPr="00655F1A">
              <w:rPr>
                <w:rStyle w:val="CommentReference"/>
                <w:rFonts w:ascii="Calibri" w:hAnsi="Calibri"/>
                <w:color w:val="000000" w:themeColor="text1"/>
                <w:position w:val="0"/>
                <w:sz w:val="22"/>
              </w:rPr>
              <w:commentReference w:id="59"/>
            </w:r>
            <w:commentRangeEnd w:id="60"/>
            <w:r w:rsidR="00BC4824" w:rsidRPr="00655F1A">
              <w:rPr>
                <w:rStyle w:val="CommentReference"/>
                <w:rFonts w:ascii="Calibri" w:hAnsi="Calibri"/>
                <w:color w:val="000000" w:themeColor="text1"/>
                <w:position w:val="0"/>
                <w:sz w:val="22"/>
              </w:rPr>
              <w:commentReference w:id="60"/>
            </w:r>
          </w:p>
        </w:tc>
        <w:tc>
          <w:tcPr>
            <w:tcW w:w="2580" w:type="dxa"/>
            <w:hideMark/>
          </w:tcPr>
          <w:p w14:paraId="37735A8E" w14:textId="77777777" w:rsidR="00D00BFE" w:rsidRPr="00655F1A" w:rsidRDefault="00D00BFE" w:rsidP="00D00BFE">
            <w:pPr>
              <w:pStyle w:val="TableBody"/>
              <w:keepNext/>
            </w:pPr>
            <w:r w:rsidRPr="00655F1A">
              <w:t>N/A</w:t>
            </w:r>
          </w:p>
        </w:tc>
        <w:tc>
          <w:tcPr>
            <w:tcW w:w="2302" w:type="dxa"/>
            <w:hideMark/>
          </w:tcPr>
          <w:p w14:paraId="5F65BC58" w14:textId="77777777" w:rsidR="00D00BFE" w:rsidRPr="00655F1A" w:rsidRDefault="00D00BFE" w:rsidP="00D00BFE">
            <w:pPr>
              <w:pStyle w:val="TableBody"/>
              <w:keepNext/>
            </w:pPr>
            <w:r w:rsidRPr="00655F1A">
              <w:t>Description of method used</w:t>
            </w:r>
            <w:del w:id="61" w:author="Author">
              <w:r w:rsidDel="00F03722">
                <w:delText>.</w:delText>
              </w:r>
            </w:del>
          </w:p>
        </w:tc>
        <w:tc>
          <w:tcPr>
            <w:tcW w:w="1537" w:type="dxa"/>
            <w:hideMark/>
          </w:tcPr>
          <w:p w14:paraId="5CF7761A" w14:textId="77777777" w:rsidR="00D00BFE" w:rsidRPr="00655F1A" w:rsidRDefault="00D00BFE" w:rsidP="00D00BFE">
            <w:pPr>
              <w:pStyle w:val="TableBody"/>
              <w:keepNext/>
            </w:pPr>
            <w:r>
              <w:t>Text (selected from list of options)</w:t>
            </w:r>
          </w:p>
        </w:tc>
        <w:tc>
          <w:tcPr>
            <w:tcW w:w="4867" w:type="dxa"/>
            <w:hideMark/>
          </w:tcPr>
          <w:p w14:paraId="1C7AA022"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Altimeter</w:t>
            </w:r>
          </w:p>
          <w:p w14:paraId="275E0647" w14:textId="60A6DC60"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Differentially corrected GPS</w:t>
            </w:r>
          </w:p>
          <w:p w14:paraId="5D23A809" w14:textId="7C6139F2"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Survey-grade GPS</w:t>
            </w:r>
          </w:p>
          <w:p w14:paraId="3BF23DBB"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Interferometric Synthetic Aperture Radar, airplane</w:t>
            </w:r>
          </w:p>
          <w:p w14:paraId="57370E51"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Light Detection And Ranging, airplane</w:t>
            </w:r>
          </w:p>
          <w:p w14:paraId="762D1C07"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Level or other surveyed method </w:t>
            </w:r>
          </w:p>
          <w:p w14:paraId="3B993A3F"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Interpolated from topographic map </w:t>
            </w:r>
          </w:p>
          <w:p w14:paraId="005C468D"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Interpolated from Digital Elevation Model</w:t>
            </w:r>
          </w:p>
          <w:p w14:paraId="6F0B4385"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 xml:space="preserve">Reported method of determination </w:t>
            </w:r>
          </w:p>
          <w:p w14:paraId="1E2A3D48" w14:textId="3FF8C269"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GNSS1 - Level 1 Quality Survey-grade Global Navigation Satellite System</w:t>
            </w:r>
          </w:p>
          <w:p w14:paraId="557DADAD" w14:textId="45470DD0"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GNSS2 - Level 2 Quality Survey-grade Global Navigation Satellite System</w:t>
            </w:r>
          </w:p>
          <w:p w14:paraId="517C9A5E" w14:textId="51E9ABF8"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GNSS3 - Level 3 Quality Survey-grade Global Navigation Satellite System</w:t>
            </w:r>
          </w:p>
          <w:p w14:paraId="343ADDCB" w14:textId="0C7726E8"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GNSS4 - Level 4 Quality Survey-grade Global Navigation Satellite System</w:t>
            </w:r>
          </w:p>
          <w:p w14:paraId="515B7FD3"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Surveyed to a benchmark</w:t>
            </w:r>
          </w:p>
          <w:p w14:paraId="3E439BA4"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USGS quad</w:t>
            </w:r>
          </w:p>
          <w:p w14:paraId="42B6C230"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GPS</w:t>
            </w:r>
          </w:p>
          <w:p w14:paraId="78447C95"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GPS with WAAS</w:t>
            </w:r>
          </w:p>
          <w:p w14:paraId="766C5577" w14:textId="77777777" w:rsidR="00D00BFE" w:rsidRPr="00D00BFE" w:rsidRDefault="00D00BFE" w:rsidP="00D00BFE">
            <w:pPr>
              <w:pStyle w:val="TableBullet"/>
              <w:keepNext/>
              <w:spacing w:before="40" w:after="40"/>
              <w:rPr>
                <w:rStyle w:val="cf01"/>
                <w:rFonts w:ascii="Calibri" w:hAnsi="Calibri" w:cs="Guardian Sans Regular"/>
                <w:sz w:val="22"/>
                <w:szCs w:val="16"/>
              </w:rPr>
            </w:pPr>
            <w:r w:rsidRPr="00D00BFE">
              <w:rPr>
                <w:rStyle w:val="cf01"/>
                <w:rFonts w:ascii="Calibri" w:hAnsi="Calibri" w:cs="Guardian Sans Regular"/>
                <w:sz w:val="22"/>
                <w:szCs w:val="16"/>
              </w:rPr>
              <w:t>Unknown</w:t>
            </w:r>
          </w:p>
          <w:p w14:paraId="3517A174" w14:textId="77777777" w:rsidR="00D00BFE" w:rsidRPr="00D00BFE" w:rsidRDefault="00D00BFE" w:rsidP="00D00BFE">
            <w:pPr>
              <w:pStyle w:val="TableBullet"/>
              <w:keepNext/>
              <w:spacing w:before="40" w:after="40"/>
            </w:pPr>
            <w:r w:rsidRPr="00D00BFE">
              <w:rPr>
                <w:rStyle w:val="cf01"/>
                <w:rFonts w:ascii="Calibri" w:hAnsi="Calibri" w:cs="Guardian Sans Regular"/>
                <w:sz w:val="22"/>
                <w:szCs w:val="16"/>
              </w:rPr>
              <w:t>Other</w:t>
            </w:r>
          </w:p>
        </w:tc>
      </w:tr>
      <w:tr w:rsidR="00D00BFE" w:rsidRPr="00655F1A" w14:paraId="43079705" w14:textId="77777777" w:rsidTr="008B3D48">
        <w:trPr>
          <w:cantSplit/>
          <w:trHeight w:val="20"/>
        </w:trPr>
        <w:tc>
          <w:tcPr>
            <w:tcW w:w="1975" w:type="dxa"/>
            <w:noWrap/>
            <w:hideMark/>
          </w:tcPr>
          <w:p w14:paraId="31F2CB83" w14:textId="77777777" w:rsidR="00D00BFE" w:rsidRPr="00D00BFE" w:rsidRDefault="00D00BFE" w:rsidP="00D00BFE">
            <w:pPr>
              <w:pStyle w:val="TableBody"/>
              <w:rPr>
                <w:b/>
                <w:bCs/>
              </w:rPr>
            </w:pPr>
            <w:r w:rsidRPr="00D00BFE">
              <w:rPr>
                <w:b/>
                <w:bCs/>
              </w:rPr>
              <w:t>Elevation Vertical Datum</w:t>
            </w:r>
          </w:p>
        </w:tc>
        <w:tc>
          <w:tcPr>
            <w:tcW w:w="3780" w:type="dxa"/>
            <w:hideMark/>
          </w:tcPr>
          <w:p w14:paraId="4A7634E2" w14:textId="77777777" w:rsidR="00D00BFE" w:rsidRPr="00655F1A" w:rsidRDefault="00D00BFE" w:rsidP="00D00BFE">
            <w:pPr>
              <w:pStyle w:val="TableBody"/>
            </w:pPr>
            <w:r w:rsidRPr="00655F1A">
              <w:t>Vertical datum associated with elevation measurements.</w:t>
            </w:r>
          </w:p>
        </w:tc>
        <w:tc>
          <w:tcPr>
            <w:tcW w:w="1980" w:type="dxa"/>
          </w:tcPr>
          <w:p w14:paraId="33D7A934" w14:textId="77777777" w:rsidR="00D00BFE" w:rsidRPr="00F3398A" w:rsidRDefault="00D00BFE" w:rsidP="00D00BFE">
            <w:pPr>
              <w:pStyle w:val="TableBullet"/>
              <w:spacing w:before="40" w:after="40"/>
              <w:rPr>
                <w:strike/>
              </w:rPr>
            </w:pPr>
            <w:r w:rsidRPr="00F3398A">
              <w:t>GeoTracker</w:t>
            </w:r>
          </w:p>
        </w:tc>
        <w:tc>
          <w:tcPr>
            <w:tcW w:w="2574" w:type="dxa"/>
            <w:hideMark/>
          </w:tcPr>
          <w:p w14:paraId="73830754" w14:textId="77777777" w:rsidR="00D00BFE" w:rsidRPr="00655F1A" w:rsidRDefault="00D00BFE" w:rsidP="00D00BFE">
            <w:pPr>
              <w:pStyle w:val="TableBody"/>
            </w:pPr>
            <w:r w:rsidRPr="00655F1A">
              <w:t>Required</w:t>
            </w:r>
          </w:p>
        </w:tc>
        <w:tc>
          <w:tcPr>
            <w:tcW w:w="2580" w:type="dxa"/>
            <w:hideMark/>
          </w:tcPr>
          <w:p w14:paraId="04BD20BF" w14:textId="77777777" w:rsidR="00D00BFE" w:rsidRPr="00655F1A" w:rsidRDefault="00D00BFE" w:rsidP="00D00BFE">
            <w:pPr>
              <w:pStyle w:val="TableBody"/>
            </w:pPr>
            <w:r w:rsidRPr="00655F1A">
              <w:t>N/A</w:t>
            </w:r>
          </w:p>
        </w:tc>
        <w:tc>
          <w:tcPr>
            <w:tcW w:w="2302" w:type="dxa"/>
            <w:hideMark/>
          </w:tcPr>
          <w:p w14:paraId="669E0358" w14:textId="77777777" w:rsidR="00D00BFE" w:rsidRPr="00655F1A" w:rsidRDefault="00D00BFE" w:rsidP="00D00BFE">
            <w:pPr>
              <w:pStyle w:val="TableBody"/>
            </w:pPr>
            <w:r w:rsidRPr="00655F1A">
              <w:t xml:space="preserve">NAVD88 </w:t>
            </w:r>
            <w:r>
              <w:t>(recommended)</w:t>
            </w:r>
          </w:p>
        </w:tc>
        <w:tc>
          <w:tcPr>
            <w:tcW w:w="1537" w:type="dxa"/>
            <w:hideMark/>
          </w:tcPr>
          <w:p w14:paraId="56F33D81" w14:textId="77777777" w:rsidR="00D00BFE" w:rsidRPr="00655F1A" w:rsidRDefault="00D00BFE" w:rsidP="00D00BFE">
            <w:pPr>
              <w:pStyle w:val="TableBody"/>
            </w:pPr>
            <w:r>
              <w:t>T</w:t>
            </w:r>
            <w:r w:rsidRPr="00655F1A">
              <w:t>ext</w:t>
            </w:r>
            <w:r>
              <w:t xml:space="preserve"> (selected from list of options)</w:t>
            </w:r>
          </w:p>
        </w:tc>
        <w:tc>
          <w:tcPr>
            <w:tcW w:w="4867" w:type="dxa"/>
            <w:hideMark/>
          </w:tcPr>
          <w:p w14:paraId="4C8B6557" w14:textId="77777777" w:rsidR="00D00BFE" w:rsidRPr="00D00BFE" w:rsidRDefault="00D00BFE" w:rsidP="00D00BFE">
            <w:pPr>
              <w:pStyle w:val="TableBullet"/>
              <w:spacing w:before="40" w:after="40"/>
            </w:pPr>
            <w:r w:rsidRPr="00D00BFE">
              <w:t>WGS84</w:t>
            </w:r>
          </w:p>
          <w:p w14:paraId="1ABB8E87" w14:textId="77777777" w:rsidR="00D00BFE" w:rsidRPr="00D00BFE" w:rsidRDefault="00D00BFE" w:rsidP="00D00BFE">
            <w:pPr>
              <w:pStyle w:val="TableBullet"/>
              <w:spacing w:before="40" w:after="40"/>
            </w:pPr>
            <w:r w:rsidRPr="00D00BFE">
              <w:t>NAVD88</w:t>
            </w:r>
          </w:p>
          <w:p w14:paraId="2857954E" w14:textId="77777777" w:rsidR="00D00BFE" w:rsidRPr="00D00BFE" w:rsidRDefault="00D00BFE" w:rsidP="00D00BFE">
            <w:pPr>
              <w:pStyle w:val="TableBullet"/>
              <w:spacing w:before="40" w:after="40"/>
            </w:pPr>
            <w:r w:rsidRPr="00D00BFE">
              <w:t>NGVD29</w:t>
            </w:r>
          </w:p>
        </w:tc>
      </w:tr>
      <w:tr w:rsidR="00D00BFE" w:rsidRPr="00655F1A" w14:paraId="6CD4BEE6" w14:textId="77777777" w:rsidTr="008B3D48">
        <w:trPr>
          <w:cantSplit/>
          <w:trHeight w:val="20"/>
        </w:trPr>
        <w:tc>
          <w:tcPr>
            <w:tcW w:w="1975" w:type="dxa"/>
            <w:noWrap/>
            <w:hideMark/>
          </w:tcPr>
          <w:p w14:paraId="153971D0" w14:textId="77777777" w:rsidR="00D00BFE" w:rsidRPr="00D00BFE" w:rsidRDefault="00D00BFE" w:rsidP="00D00BFE">
            <w:pPr>
              <w:pStyle w:val="TableBody"/>
              <w:rPr>
                <w:b/>
                <w:bCs/>
              </w:rPr>
            </w:pPr>
            <w:r w:rsidRPr="00D00BFE">
              <w:rPr>
                <w:b/>
                <w:bCs/>
              </w:rPr>
              <w:lastRenderedPageBreak/>
              <w:t>Elevation Accuracy</w:t>
            </w:r>
          </w:p>
        </w:tc>
        <w:tc>
          <w:tcPr>
            <w:tcW w:w="3780" w:type="dxa"/>
            <w:hideMark/>
          </w:tcPr>
          <w:p w14:paraId="57CFE79E" w14:textId="77777777" w:rsidR="00D00BFE" w:rsidRPr="00655F1A" w:rsidRDefault="00D00BFE" w:rsidP="00D00BFE">
            <w:pPr>
              <w:pStyle w:val="TableBody"/>
            </w:pPr>
            <w:r w:rsidRPr="00655F1A">
              <w:t>Accuracy of elevation measurements.</w:t>
            </w:r>
          </w:p>
        </w:tc>
        <w:tc>
          <w:tcPr>
            <w:tcW w:w="1980" w:type="dxa"/>
          </w:tcPr>
          <w:p w14:paraId="38258CB5" w14:textId="1A82C2E0" w:rsidR="00BC4824" w:rsidRDefault="00BC4824" w:rsidP="00D00BFE">
            <w:pPr>
              <w:pStyle w:val="TableBullet"/>
              <w:spacing w:before="40" w:after="40"/>
              <w:rPr>
                <w:ins w:id="62" w:author="Author"/>
              </w:rPr>
            </w:pPr>
            <w:ins w:id="63" w:author="Author">
              <w:r>
                <w:t>SGMA</w:t>
              </w:r>
            </w:ins>
          </w:p>
          <w:p w14:paraId="38D5C4F2" w14:textId="54EF7131" w:rsidR="00BC4824" w:rsidRDefault="00BC4824" w:rsidP="00D00BFE">
            <w:pPr>
              <w:pStyle w:val="TableBullet"/>
              <w:spacing w:before="40" w:after="40"/>
              <w:rPr>
                <w:ins w:id="64" w:author="Author"/>
              </w:rPr>
            </w:pPr>
            <w:ins w:id="65" w:author="Author">
              <w:r>
                <w:t>CASGEM</w:t>
              </w:r>
            </w:ins>
          </w:p>
          <w:p w14:paraId="5DF574EF" w14:textId="044A798B" w:rsidR="00D00BFE" w:rsidRPr="00021085" w:rsidDel="00FF4E3B" w:rsidRDefault="00D00BFE" w:rsidP="00D00BFE">
            <w:pPr>
              <w:pStyle w:val="TableBullet"/>
              <w:spacing w:before="40" w:after="40"/>
            </w:pPr>
            <w:commentRangeStart w:id="66"/>
            <w:commentRangeStart w:id="67"/>
            <w:commentRangeStart w:id="68"/>
            <w:commentRangeStart w:id="69"/>
            <w:r w:rsidRPr="00021085">
              <w:t>GeoTracker</w:t>
            </w:r>
            <w:commentRangeEnd w:id="68"/>
            <w:r w:rsidR="007A70B4" w:rsidRPr="00021085">
              <w:rPr>
                <w:rStyle w:val="CommentReference"/>
                <w:rFonts w:ascii="Calibri" w:hAnsi="Calibri"/>
                <w:color w:val="auto"/>
                <w:position w:val="0"/>
                <w:sz w:val="22"/>
              </w:rPr>
              <w:commentReference w:id="68"/>
            </w:r>
            <w:commentRangeEnd w:id="69"/>
            <w:r w:rsidR="00C85665" w:rsidRPr="00021085">
              <w:rPr>
                <w:rStyle w:val="CommentReference"/>
                <w:rFonts w:ascii="Calibri" w:hAnsi="Calibri"/>
                <w:color w:val="auto"/>
                <w:position w:val="0"/>
                <w:sz w:val="22"/>
              </w:rPr>
              <w:commentReference w:id="69"/>
            </w:r>
          </w:p>
        </w:tc>
        <w:tc>
          <w:tcPr>
            <w:tcW w:w="2574" w:type="dxa"/>
            <w:hideMark/>
          </w:tcPr>
          <w:p w14:paraId="2C93DB2E" w14:textId="77777777" w:rsidR="00D00BFE" w:rsidRPr="00655F1A" w:rsidRDefault="00D00BFE" w:rsidP="00D00BFE">
            <w:pPr>
              <w:pStyle w:val="TableBody"/>
            </w:pPr>
            <w:r w:rsidRPr="00655F1A">
              <w:t>Optional</w:t>
            </w:r>
            <w:commentRangeEnd w:id="66"/>
            <w:r w:rsidR="00E14138" w:rsidRPr="00655F1A">
              <w:rPr>
                <w:rStyle w:val="CommentReference"/>
                <w:rFonts w:ascii="Calibri" w:hAnsi="Calibri"/>
                <w:color w:val="000000" w:themeColor="text1"/>
                <w:position w:val="0"/>
                <w:sz w:val="22"/>
              </w:rPr>
              <w:commentReference w:id="66"/>
            </w:r>
            <w:commentRangeEnd w:id="67"/>
            <w:r w:rsidR="00357EBD" w:rsidRPr="00655F1A">
              <w:rPr>
                <w:rStyle w:val="CommentReference"/>
                <w:rFonts w:ascii="Calibri" w:hAnsi="Calibri"/>
                <w:color w:val="000000" w:themeColor="text1"/>
                <w:position w:val="0"/>
                <w:sz w:val="22"/>
              </w:rPr>
              <w:commentReference w:id="67"/>
            </w:r>
          </w:p>
        </w:tc>
        <w:tc>
          <w:tcPr>
            <w:tcW w:w="2580" w:type="dxa"/>
            <w:hideMark/>
          </w:tcPr>
          <w:p w14:paraId="3F4C2BD5" w14:textId="77777777" w:rsidR="00D00BFE" w:rsidRPr="00655F1A" w:rsidRDefault="00D00BFE" w:rsidP="00D00BFE">
            <w:pPr>
              <w:pStyle w:val="TableBody"/>
            </w:pPr>
            <w:r w:rsidRPr="00655F1A">
              <w:t>Tenth of a foot</w:t>
            </w:r>
            <w:r>
              <w:t xml:space="preserve"> or greater accuracy</w:t>
            </w:r>
          </w:p>
        </w:tc>
        <w:tc>
          <w:tcPr>
            <w:tcW w:w="2302" w:type="dxa"/>
            <w:hideMark/>
          </w:tcPr>
          <w:p w14:paraId="683A6617" w14:textId="521C55A4" w:rsidR="00D00BFE" w:rsidRPr="00655F1A" w:rsidRDefault="00D00BFE" w:rsidP="00D00BFE">
            <w:pPr>
              <w:pStyle w:val="TableBody"/>
            </w:pPr>
            <w:r>
              <w:t>F</w:t>
            </w:r>
            <w:r w:rsidRPr="00655F1A">
              <w:t>eet</w:t>
            </w:r>
          </w:p>
        </w:tc>
        <w:tc>
          <w:tcPr>
            <w:tcW w:w="1537" w:type="dxa"/>
            <w:hideMark/>
          </w:tcPr>
          <w:p w14:paraId="236B66C9" w14:textId="77777777" w:rsidR="00D00BFE" w:rsidRPr="00655F1A" w:rsidRDefault="00D00BFE" w:rsidP="00D00BFE">
            <w:pPr>
              <w:pStyle w:val="TableBody"/>
            </w:pPr>
            <w:r>
              <w:t>Text (selected from list of options)</w:t>
            </w:r>
          </w:p>
        </w:tc>
        <w:tc>
          <w:tcPr>
            <w:tcW w:w="4867" w:type="dxa"/>
            <w:hideMark/>
          </w:tcPr>
          <w:p w14:paraId="6A52EC1B" w14:textId="5D7D7F00" w:rsidR="00D00BFE" w:rsidRPr="00D00BFE" w:rsidRDefault="00D00BFE" w:rsidP="00D00BFE">
            <w:pPr>
              <w:pStyle w:val="TableBullet"/>
              <w:spacing w:before="40" w:after="40"/>
            </w:pPr>
            <w:r w:rsidRPr="00D00BFE">
              <w:t>0.1 f</w:t>
            </w:r>
            <w:ins w:id="70" w:author="Author">
              <w:r w:rsidR="00EB7A6D">
                <w:t>oo</w:t>
              </w:r>
            </w:ins>
            <w:del w:id="71" w:author="Author">
              <w:r w:rsidRPr="00D00BFE" w:rsidDel="00EB7A6D">
                <w:delText>ee</w:delText>
              </w:r>
            </w:del>
            <w:r w:rsidRPr="00D00BFE">
              <w:t>t</w:t>
            </w:r>
          </w:p>
          <w:p w14:paraId="0A38C5C4" w14:textId="4C340379" w:rsidR="00D00BFE" w:rsidRPr="00D00BFE" w:rsidRDefault="00D00BFE" w:rsidP="00D00BFE">
            <w:pPr>
              <w:pStyle w:val="TableBullet"/>
              <w:spacing w:before="40" w:after="40"/>
            </w:pPr>
            <w:r w:rsidRPr="00D00BFE">
              <w:t>0.01 f</w:t>
            </w:r>
            <w:ins w:id="72" w:author="Author">
              <w:r w:rsidR="00EB7A6D">
                <w:t>oo</w:t>
              </w:r>
            </w:ins>
            <w:del w:id="73" w:author="Author">
              <w:r w:rsidRPr="00D00BFE" w:rsidDel="00EB7A6D">
                <w:delText>ee</w:delText>
              </w:r>
            </w:del>
            <w:r w:rsidRPr="00D00BFE">
              <w:t>t</w:t>
            </w:r>
          </w:p>
          <w:p w14:paraId="3F07B0A4" w14:textId="1182C391" w:rsidR="00D00BFE" w:rsidRPr="00D00BFE" w:rsidRDefault="00D00BFE" w:rsidP="00D00BFE">
            <w:pPr>
              <w:pStyle w:val="TableBullet"/>
              <w:spacing w:before="40" w:after="40"/>
            </w:pPr>
            <w:r w:rsidRPr="00D00BFE">
              <w:t>0.001 f</w:t>
            </w:r>
            <w:ins w:id="74" w:author="Author">
              <w:r w:rsidR="00EB7A6D">
                <w:t>oo</w:t>
              </w:r>
            </w:ins>
            <w:del w:id="75" w:author="Author">
              <w:r w:rsidRPr="00D00BFE" w:rsidDel="00EB7A6D">
                <w:delText>ee</w:delText>
              </w:r>
            </w:del>
            <w:r w:rsidRPr="00D00BFE">
              <w:t>t</w:t>
            </w:r>
          </w:p>
          <w:p w14:paraId="25106583" w14:textId="77777777" w:rsidR="00D00BFE" w:rsidRPr="00D00BFE" w:rsidRDefault="00D00BFE" w:rsidP="00D00BFE">
            <w:pPr>
              <w:pStyle w:val="TableBullet"/>
              <w:spacing w:before="40" w:after="40"/>
            </w:pPr>
            <w:r w:rsidRPr="00D00BFE">
              <w:t>1 foot</w:t>
            </w:r>
          </w:p>
          <w:p w14:paraId="01131594" w14:textId="77777777" w:rsidR="00D00BFE" w:rsidRPr="00D00BFE" w:rsidRDefault="00D00BFE" w:rsidP="00D00BFE">
            <w:pPr>
              <w:pStyle w:val="TableBullet"/>
              <w:spacing w:before="40" w:after="40"/>
            </w:pPr>
            <w:r w:rsidRPr="00D00BFE">
              <w:t>2.5 feet</w:t>
            </w:r>
          </w:p>
          <w:p w14:paraId="542F9114" w14:textId="77777777" w:rsidR="00D00BFE" w:rsidRPr="00D00BFE" w:rsidRDefault="00D00BFE" w:rsidP="00D00BFE">
            <w:pPr>
              <w:pStyle w:val="TableBullet"/>
              <w:spacing w:before="40" w:after="40"/>
            </w:pPr>
            <w:r w:rsidRPr="00D00BFE">
              <w:t>5 feet</w:t>
            </w:r>
          </w:p>
          <w:p w14:paraId="3FDD7C97" w14:textId="77777777" w:rsidR="00D00BFE" w:rsidRPr="00D00BFE" w:rsidRDefault="00D00BFE" w:rsidP="00D00BFE">
            <w:pPr>
              <w:pStyle w:val="TableBullet"/>
              <w:spacing w:before="40" w:after="40"/>
            </w:pPr>
            <w:r w:rsidRPr="00D00BFE">
              <w:t>10 feet</w:t>
            </w:r>
          </w:p>
          <w:p w14:paraId="2F01875F" w14:textId="77777777" w:rsidR="00D00BFE" w:rsidRPr="00D00BFE" w:rsidRDefault="00D00BFE" w:rsidP="00D00BFE">
            <w:pPr>
              <w:pStyle w:val="TableBullet"/>
              <w:spacing w:before="40" w:after="40"/>
            </w:pPr>
            <w:r w:rsidRPr="00D00BFE">
              <w:t>50 feet</w:t>
            </w:r>
          </w:p>
          <w:p w14:paraId="68B30B2B" w14:textId="77777777" w:rsidR="00D00BFE" w:rsidRPr="00D00BFE" w:rsidRDefault="00D00BFE" w:rsidP="00D00BFE">
            <w:pPr>
              <w:pStyle w:val="TableBullet"/>
              <w:spacing w:before="40" w:after="40"/>
            </w:pPr>
            <w:r w:rsidRPr="00D00BFE">
              <w:t>&gt; 50 feet</w:t>
            </w:r>
          </w:p>
          <w:p w14:paraId="37C071A6" w14:textId="77777777" w:rsidR="00D00BFE" w:rsidRPr="00D00BFE" w:rsidRDefault="00D00BFE" w:rsidP="00D00BFE">
            <w:pPr>
              <w:pStyle w:val="TableBullet"/>
              <w:spacing w:before="40" w:after="40"/>
            </w:pPr>
            <w:r w:rsidRPr="00D00BFE">
              <w:t>Unknown</w:t>
            </w:r>
          </w:p>
        </w:tc>
      </w:tr>
      <w:tr w:rsidR="00D00BFE" w:rsidRPr="00655F1A" w14:paraId="6726AD72" w14:textId="77777777" w:rsidTr="008B3D48">
        <w:trPr>
          <w:cantSplit/>
          <w:trHeight w:val="20"/>
        </w:trPr>
        <w:tc>
          <w:tcPr>
            <w:tcW w:w="1975" w:type="dxa"/>
            <w:noWrap/>
            <w:hideMark/>
          </w:tcPr>
          <w:p w14:paraId="38AC7657" w14:textId="77777777" w:rsidR="00D00BFE" w:rsidRPr="00D00BFE" w:rsidRDefault="00D00BFE" w:rsidP="00D00BFE">
            <w:pPr>
              <w:pStyle w:val="TableBody"/>
              <w:rPr>
                <w:b/>
                <w:bCs/>
              </w:rPr>
            </w:pPr>
            <w:r w:rsidRPr="00D00BFE">
              <w:rPr>
                <w:b/>
                <w:bCs/>
              </w:rPr>
              <w:t>Elevation Surveyor Name</w:t>
            </w:r>
          </w:p>
        </w:tc>
        <w:tc>
          <w:tcPr>
            <w:tcW w:w="3780" w:type="dxa"/>
            <w:hideMark/>
          </w:tcPr>
          <w:p w14:paraId="4B44B9F4" w14:textId="77777777" w:rsidR="00D00BFE" w:rsidRPr="00BC0218" w:rsidRDefault="00D00BFE" w:rsidP="00D00BFE">
            <w:pPr>
              <w:pStyle w:val="TableBody"/>
            </w:pPr>
            <w:r w:rsidRPr="00BC0218">
              <w:t>The name of the organization collecting the elevation measurement</w:t>
            </w:r>
            <w:r>
              <w:t>s</w:t>
            </w:r>
            <w:r w:rsidRPr="00BC0218">
              <w:t>.</w:t>
            </w:r>
          </w:p>
        </w:tc>
        <w:tc>
          <w:tcPr>
            <w:tcW w:w="1980" w:type="dxa"/>
          </w:tcPr>
          <w:p w14:paraId="7EB6977E" w14:textId="5A741AB1" w:rsidR="00777CD5" w:rsidRDefault="00777CD5" w:rsidP="00D00BFE">
            <w:pPr>
              <w:pStyle w:val="TableBullet"/>
              <w:spacing w:before="40" w:after="40"/>
              <w:rPr>
                <w:ins w:id="76" w:author="Author"/>
              </w:rPr>
            </w:pPr>
            <w:ins w:id="77" w:author="Author">
              <w:r>
                <w:t>SGMA</w:t>
              </w:r>
            </w:ins>
          </w:p>
          <w:p w14:paraId="269E9105" w14:textId="3B81D434" w:rsidR="00D00BFE" w:rsidRPr="00371132" w:rsidDel="00FF4E3B" w:rsidRDefault="00D00BFE" w:rsidP="00D00BFE">
            <w:pPr>
              <w:pStyle w:val="TableBullet"/>
              <w:spacing w:before="40" w:after="40"/>
            </w:pPr>
            <w:commentRangeStart w:id="78"/>
            <w:commentRangeStart w:id="79"/>
            <w:r w:rsidRPr="00371132">
              <w:t>GeoTracker</w:t>
            </w:r>
          </w:p>
        </w:tc>
        <w:tc>
          <w:tcPr>
            <w:tcW w:w="2574" w:type="dxa"/>
            <w:hideMark/>
          </w:tcPr>
          <w:p w14:paraId="2C2E3C51" w14:textId="77777777" w:rsidR="00D00BFE" w:rsidRPr="00655F1A" w:rsidRDefault="00D00BFE" w:rsidP="00D00BFE">
            <w:pPr>
              <w:pStyle w:val="TableBody"/>
            </w:pPr>
            <w:r w:rsidRPr="00655F1A">
              <w:t>Optional</w:t>
            </w:r>
            <w:commentRangeEnd w:id="78"/>
            <w:r w:rsidR="00E14138" w:rsidRPr="00655F1A">
              <w:rPr>
                <w:rStyle w:val="CommentReference"/>
                <w:rFonts w:ascii="Calibri" w:hAnsi="Calibri"/>
                <w:color w:val="000000" w:themeColor="text1"/>
                <w:position w:val="0"/>
                <w:sz w:val="22"/>
              </w:rPr>
              <w:commentReference w:id="78"/>
            </w:r>
            <w:commentRangeEnd w:id="79"/>
            <w:r w:rsidR="00501560" w:rsidRPr="00655F1A">
              <w:rPr>
                <w:rStyle w:val="CommentReference"/>
                <w:rFonts w:ascii="Calibri" w:hAnsi="Calibri"/>
                <w:color w:val="000000" w:themeColor="text1"/>
                <w:position w:val="0"/>
                <w:sz w:val="22"/>
              </w:rPr>
              <w:commentReference w:id="79"/>
            </w:r>
          </w:p>
        </w:tc>
        <w:tc>
          <w:tcPr>
            <w:tcW w:w="2580" w:type="dxa"/>
            <w:hideMark/>
          </w:tcPr>
          <w:p w14:paraId="04CCBE8E" w14:textId="77777777" w:rsidR="00D00BFE" w:rsidRPr="00655F1A" w:rsidRDefault="00D00BFE" w:rsidP="00D00BFE">
            <w:pPr>
              <w:pStyle w:val="TableBody"/>
            </w:pPr>
            <w:r w:rsidRPr="00655F1A">
              <w:t>N/A</w:t>
            </w:r>
          </w:p>
        </w:tc>
        <w:tc>
          <w:tcPr>
            <w:tcW w:w="2302" w:type="dxa"/>
            <w:hideMark/>
          </w:tcPr>
          <w:p w14:paraId="3DB6F9DE" w14:textId="77777777" w:rsidR="00D00BFE" w:rsidRPr="00655F1A" w:rsidRDefault="00D00BFE" w:rsidP="00D00BFE">
            <w:pPr>
              <w:pStyle w:val="TableBody"/>
            </w:pPr>
            <w:r w:rsidRPr="00655F1A">
              <w:t>N/A</w:t>
            </w:r>
          </w:p>
        </w:tc>
        <w:tc>
          <w:tcPr>
            <w:tcW w:w="1537" w:type="dxa"/>
            <w:hideMark/>
          </w:tcPr>
          <w:p w14:paraId="2F9CA0E7" w14:textId="77777777" w:rsidR="00D00BFE" w:rsidRPr="00655F1A" w:rsidRDefault="00D00BFE" w:rsidP="00D00BFE">
            <w:pPr>
              <w:pStyle w:val="TableBody"/>
            </w:pPr>
            <w:r w:rsidRPr="00655F1A">
              <w:t>Text</w:t>
            </w:r>
          </w:p>
        </w:tc>
        <w:tc>
          <w:tcPr>
            <w:tcW w:w="4867" w:type="dxa"/>
            <w:hideMark/>
          </w:tcPr>
          <w:p w14:paraId="26D57CEF" w14:textId="77777777" w:rsidR="00D00BFE" w:rsidRPr="00655F1A" w:rsidRDefault="00D00BFE" w:rsidP="00D00BFE">
            <w:pPr>
              <w:pStyle w:val="TableBody"/>
            </w:pPr>
            <w:r w:rsidRPr="00655F1A">
              <w:t>N/A</w:t>
            </w:r>
          </w:p>
        </w:tc>
      </w:tr>
      <w:tr w:rsidR="00D00BFE" w:rsidRPr="00655F1A" w14:paraId="00B01715" w14:textId="77777777" w:rsidTr="008B3D48">
        <w:trPr>
          <w:cantSplit/>
          <w:trHeight w:val="20"/>
        </w:trPr>
        <w:tc>
          <w:tcPr>
            <w:tcW w:w="1975" w:type="dxa"/>
            <w:noWrap/>
            <w:hideMark/>
          </w:tcPr>
          <w:p w14:paraId="51D8D956" w14:textId="77777777" w:rsidR="00D00BFE" w:rsidRPr="00D00BFE" w:rsidRDefault="00D00BFE" w:rsidP="00D00BFE">
            <w:pPr>
              <w:pStyle w:val="TableBody"/>
              <w:rPr>
                <w:b/>
                <w:bCs/>
              </w:rPr>
            </w:pPr>
            <w:r w:rsidRPr="00D00BFE">
              <w:rPr>
                <w:b/>
                <w:bCs/>
              </w:rPr>
              <w:t>Elevation Survey Field Notes</w:t>
            </w:r>
          </w:p>
        </w:tc>
        <w:tc>
          <w:tcPr>
            <w:tcW w:w="3780" w:type="dxa"/>
            <w:hideMark/>
          </w:tcPr>
          <w:p w14:paraId="071699CD" w14:textId="77777777" w:rsidR="00D00BFE" w:rsidRPr="00655F1A" w:rsidRDefault="00D00BFE" w:rsidP="00D00BFE">
            <w:pPr>
              <w:pStyle w:val="TableBody"/>
            </w:pPr>
            <w:r w:rsidRPr="00655F1A">
              <w:t>Any additional notes from the field during elevation survey.</w:t>
            </w:r>
          </w:p>
        </w:tc>
        <w:tc>
          <w:tcPr>
            <w:tcW w:w="1980" w:type="dxa"/>
          </w:tcPr>
          <w:p w14:paraId="091713FC" w14:textId="1467308C" w:rsidR="00D00BFE" w:rsidRPr="00655F1A" w:rsidRDefault="00730784" w:rsidP="00D00BFE">
            <w:pPr>
              <w:pStyle w:val="TableBody"/>
            </w:pPr>
            <w:r>
              <w:t>None</w:t>
            </w:r>
          </w:p>
        </w:tc>
        <w:tc>
          <w:tcPr>
            <w:tcW w:w="2574" w:type="dxa"/>
            <w:hideMark/>
          </w:tcPr>
          <w:p w14:paraId="55665B19" w14:textId="77777777" w:rsidR="00D00BFE" w:rsidRPr="00655F1A" w:rsidRDefault="00D00BFE" w:rsidP="00D00BFE">
            <w:pPr>
              <w:pStyle w:val="TableBody"/>
            </w:pPr>
            <w:r w:rsidRPr="00655F1A">
              <w:t>Optional</w:t>
            </w:r>
          </w:p>
        </w:tc>
        <w:tc>
          <w:tcPr>
            <w:tcW w:w="2580" w:type="dxa"/>
            <w:hideMark/>
          </w:tcPr>
          <w:p w14:paraId="52C1C2E5" w14:textId="77777777" w:rsidR="00D00BFE" w:rsidRPr="00655F1A" w:rsidRDefault="00D00BFE" w:rsidP="00D00BFE">
            <w:pPr>
              <w:pStyle w:val="TableBody"/>
            </w:pPr>
            <w:r w:rsidRPr="00655F1A">
              <w:t>N/A</w:t>
            </w:r>
          </w:p>
        </w:tc>
        <w:tc>
          <w:tcPr>
            <w:tcW w:w="2302" w:type="dxa"/>
            <w:hideMark/>
          </w:tcPr>
          <w:p w14:paraId="6E5EABD9" w14:textId="77777777" w:rsidR="00D00BFE" w:rsidRPr="00655F1A" w:rsidRDefault="00D00BFE" w:rsidP="00D00BFE">
            <w:pPr>
              <w:pStyle w:val="TableBody"/>
            </w:pPr>
            <w:r w:rsidRPr="00655F1A">
              <w:t>N/A</w:t>
            </w:r>
          </w:p>
        </w:tc>
        <w:tc>
          <w:tcPr>
            <w:tcW w:w="1537" w:type="dxa"/>
            <w:hideMark/>
          </w:tcPr>
          <w:p w14:paraId="40F389CF" w14:textId="77777777" w:rsidR="00D00BFE" w:rsidRPr="00655F1A" w:rsidRDefault="00D00BFE" w:rsidP="00D00BFE">
            <w:pPr>
              <w:pStyle w:val="TableBody"/>
            </w:pPr>
            <w:r w:rsidRPr="00655F1A">
              <w:t>Text</w:t>
            </w:r>
          </w:p>
        </w:tc>
        <w:tc>
          <w:tcPr>
            <w:tcW w:w="4867" w:type="dxa"/>
            <w:hideMark/>
          </w:tcPr>
          <w:p w14:paraId="59FAAC47" w14:textId="77777777" w:rsidR="00D00BFE" w:rsidRPr="00655F1A" w:rsidRDefault="00D00BFE" w:rsidP="00D00BFE">
            <w:pPr>
              <w:pStyle w:val="TableBody"/>
            </w:pPr>
            <w:r w:rsidRPr="00655F1A">
              <w:t>N/A</w:t>
            </w:r>
          </w:p>
        </w:tc>
      </w:tr>
      <w:tr w:rsidR="00D00BFE" w:rsidRPr="00655F1A" w14:paraId="301E872F" w14:textId="77777777" w:rsidTr="008B3D48">
        <w:trPr>
          <w:cantSplit/>
          <w:trHeight w:val="20"/>
        </w:trPr>
        <w:tc>
          <w:tcPr>
            <w:tcW w:w="1975" w:type="dxa"/>
            <w:noWrap/>
            <w:hideMark/>
          </w:tcPr>
          <w:p w14:paraId="7E723AB2" w14:textId="77777777" w:rsidR="00D00BFE" w:rsidRPr="00D00BFE" w:rsidRDefault="00D00BFE" w:rsidP="00D00BFE">
            <w:pPr>
              <w:pStyle w:val="TableBody"/>
              <w:rPr>
                <w:b/>
                <w:bCs/>
              </w:rPr>
            </w:pPr>
            <w:r w:rsidRPr="00D00BFE">
              <w:rPr>
                <w:b/>
                <w:bCs/>
              </w:rPr>
              <w:t>Well Riser Height (RHT)</w:t>
            </w:r>
          </w:p>
        </w:tc>
        <w:tc>
          <w:tcPr>
            <w:tcW w:w="3780" w:type="dxa"/>
            <w:hideMark/>
          </w:tcPr>
          <w:p w14:paraId="7F42B619" w14:textId="77777777" w:rsidR="00D00BFE" w:rsidRPr="00655F1A" w:rsidRDefault="00D00BFE" w:rsidP="00D00BFE">
            <w:pPr>
              <w:pStyle w:val="TableBody"/>
            </w:pPr>
            <w:r w:rsidRPr="00655F1A">
              <w:t>Measured distance from ground surface to top of well casing.</w:t>
            </w:r>
          </w:p>
          <w:p w14:paraId="3D50D6FE" w14:textId="5D672A95" w:rsidR="00D00BFE" w:rsidRPr="00655F1A" w:rsidDel="00F03722" w:rsidRDefault="00D00BFE" w:rsidP="00D00BFE">
            <w:pPr>
              <w:pStyle w:val="TableBody"/>
              <w:rPr>
                <w:del w:id="80" w:author="Author"/>
              </w:rPr>
            </w:pPr>
          </w:p>
          <w:p w14:paraId="61549621" w14:textId="77777777" w:rsidR="00D00BFE" w:rsidRPr="00655F1A" w:rsidRDefault="00D00BFE" w:rsidP="00D00BFE">
            <w:pPr>
              <w:pStyle w:val="TableBody"/>
            </w:pPr>
            <w:r w:rsidRPr="00C74AB0">
              <w:t>Calculated as</w:t>
            </w:r>
            <w:r w:rsidRPr="00655F1A">
              <w:t xml:space="preserve">: </w:t>
            </w:r>
          </w:p>
          <w:p w14:paraId="05105140" w14:textId="77777777" w:rsidR="00D00BFE" w:rsidRPr="00655F1A" w:rsidRDefault="00D00BFE" w:rsidP="00D00BFE">
            <w:pPr>
              <w:pStyle w:val="TableBody"/>
            </w:pPr>
            <w:r w:rsidRPr="00655F1A">
              <w:t>RHT = RPE - GSE</w:t>
            </w:r>
          </w:p>
        </w:tc>
        <w:tc>
          <w:tcPr>
            <w:tcW w:w="1980" w:type="dxa"/>
          </w:tcPr>
          <w:p w14:paraId="5E09AEE2" w14:textId="10644A6D" w:rsidR="00D00BFE" w:rsidRPr="00655F1A" w:rsidDel="00FF4E3B" w:rsidRDefault="00730784" w:rsidP="00D00BFE">
            <w:pPr>
              <w:pStyle w:val="TableBody"/>
            </w:pPr>
            <w:commentRangeStart w:id="81"/>
            <w:commentRangeStart w:id="82"/>
            <w:r>
              <w:t>None</w:t>
            </w:r>
            <w:commentRangeEnd w:id="81"/>
            <w:r w:rsidR="007A70B4" w:rsidRPr="00655F1A">
              <w:rPr>
                <w:rStyle w:val="CommentReference"/>
                <w:rFonts w:ascii="Calibri" w:hAnsi="Calibri"/>
                <w:color w:val="000000" w:themeColor="text1"/>
                <w:position w:val="0"/>
                <w:sz w:val="22"/>
              </w:rPr>
              <w:commentReference w:id="81"/>
            </w:r>
            <w:commentRangeEnd w:id="82"/>
            <w:r w:rsidR="00501560" w:rsidRPr="00655F1A">
              <w:rPr>
                <w:rStyle w:val="CommentReference"/>
                <w:rFonts w:ascii="Calibri" w:hAnsi="Calibri"/>
                <w:color w:val="000000" w:themeColor="text1"/>
                <w:position w:val="0"/>
                <w:sz w:val="22"/>
              </w:rPr>
              <w:commentReference w:id="82"/>
            </w:r>
          </w:p>
        </w:tc>
        <w:tc>
          <w:tcPr>
            <w:tcW w:w="2574" w:type="dxa"/>
            <w:hideMark/>
          </w:tcPr>
          <w:p w14:paraId="3486FB81" w14:textId="77777777" w:rsidR="00D00BFE" w:rsidRPr="00655F1A" w:rsidRDefault="00D00BFE" w:rsidP="00D00BFE">
            <w:pPr>
              <w:pStyle w:val="TableBody"/>
            </w:pPr>
            <w:r w:rsidRPr="00655F1A">
              <w:t>Optional</w:t>
            </w:r>
          </w:p>
        </w:tc>
        <w:tc>
          <w:tcPr>
            <w:tcW w:w="2580" w:type="dxa"/>
            <w:hideMark/>
          </w:tcPr>
          <w:p w14:paraId="396B50D1" w14:textId="77777777" w:rsidR="00D00BFE" w:rsidRPr="00655F1A" w:rsidRDefault="00D00BFE" w:rsidP="00D00BFE">
            <w:pPr>
              <w:pStyle w:val="TableBody"/>
            </w:pPr>
            <w:r w:rsidRPr="00655F1A">
              <w:t xml:space="preserve">Tenth of a foot </w:t>
            </w:r>
          </w:p>
        </w:tc>
        <w:tc>
          <w:tcPr>
            <w:tcW w:w="2302" w:type="dxa"/>
            <w:hideMark/>
          </w:tcPr>
          <w:p w14:paraId="65082A4E" w14:textId="240E59BC" w:rsidR="00D00BFE" w:rsidRPr="00655F1A" w:rsidRDefault="00D00BFE" w:rsidP="00D00BFE">
            <w:pPr>
              <w:pStyle w:val="TableBody"/>
            </w:pPr>
            <w:r>
              <w:t>F</w:t>
            </w:r>
            <w:r w:rsidRPr="00655F1A">
              <w:t>eet</w:t>
            </w:r>
          </w:p>
        </w:tc>
        <w:tc>
          <w:tcPr>
            <w:tcW w:w="1537" w:type="dxa"/>
            <w:hideMark/>
          </w:tcPr>
          <w:p w14:paraId="054BDE03" w14:textId="77777777" w:rsidR="00D00BFE" w:rsidRPr="00655F1A" w:rsidRDefault="00D00BFE" w:rsidP="00D00BFE">
            <w:pPr>
              <w:pStyle w:val="TableBody"/>
            </w:pPr>
            <w:r w:rsidRPr="00655F1A">
              <w:t>Numeric</w:t>
            </w:r>
          </w:p>
        </w:tc>
        <w:tc>
          <w:tcPr>
            <w:tcW w:w="4867" w:type="dxa"/>
            <w:hideMark/>
          </w:tcPr>
          <w:p w14:paraId="4A90CD3D" w14:textId="77777777" w:rsidR="00D00BFE" w:rsidRPr="00655F1A" w:rsidRDefault="00D00BFE" w:rsidP="00D00BFE">
            <w:pPr>
              <w:pStyle w:val="TableBody"/>
            </w:pPr>
            <w:r w:rsidRPr="00655F1A">
              <w:t>N/A</w:t>
            </w:r>
          </w:p>
        </w:tc>
      </w:tr>
      <w:tr w:rsidR="00D00BFE" w:rsidRPr="00655F1A" w14:paraId="07D07613" w14:textId="77777777" w:rsidTr="008B3D48">
        <w:trPr>
          <w:cantSplit/>
          <w:trHeight w:val="20"/>
        </w:trPr>
        <w:tc>
          <w:tcPr>
            <w:tcW w:w="1975" w:type="dxa"/>
            <w:noWrap/>
            <w:hideMark/>
          </w:tcPr>
          <w:p w14:paraId="1E34F0BD" w14:textId="77777777" w:rsidR="00D00BFE" w:rsidRPr="00D00BFE" w:rsidRDefault="00D00BFE" w:rsidP="00D00BFE">
            <w:pPr>
              <w:pStyle w:val="TableBody"/>
              <w:rPr>
                <w:b/>
                <w:bCs/>
              </w:rPr>
            </w:pPr>
            <w:r w:rsidRPr="00D00BFE">
              <w:rPr>
                <w:b/>
                <w:bCs/>
              </w:rPr>
              <w:t>Total Well Depth</w:t>
            </w:r>
          </w:p>
        </w:tc>
        <w:tc>
          <w:tcPr>
            <w:tcW w:w="3780" w:type="dxa"/>
            <w:hideMark/>
          </w:tcPr>
          <w:p w14:paraId="70045441" w14:textId="77777777" w:rsidR="00D00BFE" w:rsidRPr="00655F1A" w:rsidRDefault="00D00BFE" w:rsidP="00D00BFE">
            <w:pPr>
              <w:pStyle w:val="TableBody"/>
            </w:pPr>
            <w:r w:rsidRPr="3CC02E8F">
              <w:t>Depth to the bottom of the well below ground surface.</w:t>
            </w:r>
          </w:p>
        </w:tc>
        <w:tc>
          <w:tcPr>
            <w:tcW w:w="1980" w:type="dxa"/>
          </w:tcPr>
          <w:p w14:paraId="71213A65" w14:textId="77777777" w:rsidR="00D00BFE" w:rsidRPr="00371132" w:rsidRDefault="00D00BFE" w:rsidP="00D00BFE">
            <w:pPr>
              <w:pStyle w:val="TableBullet"/>
              <w:spacing w:before="40" w:after="40"/>
            </w:pPr>
            <w:r w:rsidRPr="00371132">
              <w:t>SGMA</w:t>
            </w:r>
          </w:p>
          <w:p w14:paraId="22CA2D67" w14:textId="77777777" w:rsidR="00D00BFE" w:rsidRPr="00371132" w:rsidRDefault="00D00BFE" w:rsidP="00D00BFE">
            <w:pPr>
              <w:pStyle w:val="TableBullet"/>
              <w:spacing w:before="40" w:after="40"/>
            </w:pPr>
            <w:r w:rsidRPr="00371132">
              <w:t>CASGEM</w:t>
            </w:r>
          </w:p>
        </w:tc>
        <w:tc>
          <w:tcPr>
            <w:tcW w:w="2574" w:type="dxa"/>
            <w:hideMark/>
          </w:tcPr>
          <w:p w14:paraId="413C93DF" w14:textId="77777777" w:rsidR="00D00BFE" w:rsidRPr="00655F1A" w:rsidRDefault="00D00BFE" w:rsidP="00D00BFE">
            <w:pPr>
              <w:pStyle w:val="TableBody"/>
            </w:pPr>
            <w:r w:rsidRPr="00655F1A">
              <w:t>Required</w:t>
            </w:r>
          </w:p>
        </w:tc>
        <w:tc>
          <w:tcPr>
            <w:tcW w:w="2580" w:type="dxa"/>
            <w:hideMark/>
          </w:tcPr>
          <w:p w14:paraId="4C01A87B" w14:textId="77777777" w:rsidR="00D00BFE" w:rsidRPr="00655F1A" w:rsidRDefault="00D00BFE" w:rsidP="00D00BFE">
            <w:pPr>
              <w:pStyle w:val="TableBody"/>
            </w:pPr>
            <w:r w:rsidRPr="00655F1A">
              <w:t xml:space="preserve">Tenth of a foot </w:t>
            </w:r>
          </w:p>
        </w:tc>
        <w:tc>
          <w:tcPr>
            <w:tcW w:w="2302" w:type="dxa"/>
            <w:hideMark/>
          </w:tcPr>
          <w:p w14:paraId="76A941AF" w14:textId="55953D04" w:rsidR="00D00BFE" w:rsidRPr="00655F1A" w:rsidRDefault="00D00BFE" w:rsidP="00D00BFE">
            <w:pPr>
              <w:pStyle w:val="TableBody"/>
            </w:pPr>
            <w:r>
              <w:t>F</w:t>
            </w:r>
            <w:r w:rsidRPr="00655F1A">
              <w:t>eet below GSE</w:t>
            </w:r>
          </w:p>
        </w:tc>
        <w:tc>
          <w:tcPr>
            <w:tcW w:w="1537" w:type="dxa"/>
            <w:hideMark/>
          </w:tcPr>
          <w:p w14:paraId="5649CFF5" w14:textId="77777777" w:rsidR="00D00BFE" w:rsidRPr="00655F1A" w:rsidRDefault="00D00BFE" w:rsidP="00D00BFE">
            <w:pPr>
              <w:pStyle w:val="TableBody"/>
            </w:pPr>
            <w:r w:rsidRPr="00655F1A">
              <w:t>Numeric</w:t>
            </w:r>
          </w:p>
        </w:tc>
        <w:tc>
          <w:tcPr>
            <w:tcW w:w="4867" w:type="dxa"/>
            <w:hideMark/>
          </w:tcPr>
          <w:p w14:paraId="68BBCDBB" w14:textId="77777777" w:rsidR="00D00BFE" w:rsidRPr="00655F1A" w:rsidRDefault="00D00BFE" w:rsidP="00D00BFE">
            <w:pPr>
              <w:pStyle w:val="TableBody"/>
            </w:pPr>
            <w:r w:rsidRPr="00655F1A">
              <w:t>N/A</w:t>
            </w:r>
          </w:p>
        </w:tc>
      </w:tr>
      <w:tr w:rsidR="00D00BFE" w:rsidRPr="00655F1A" w14:paraId="19145C82" w14:textId="77777777" w:rsidTr="008B3D48">
        <w:trPr>
          <w:cantSplit/>
          <w:trHeight w:val="20"/>
        </w:trPr>
        <w:tc>
          <w:tcPr>
            <w:tcW w:w="1975" w:type="dxa"/>
            <w:noWrap/>
          </w:tcPr>
          <w:p w14:paraId="634E6309" w14:textId="77777777" w:rsidR="00D00BFE" w:rsidRPr="00D00BFE" w:rsidRDefault="00D00BFE" w:rsidP="00D00BFE">
            <w:pPr>
              <w:pStyle w:val="TableBody"/>
              <w:rPr>
                <w:b/>
                <w:bCs/>
              </w:rPr>
            </w:pPr>
            <w:r w:rsidRPr="00D00BFE">
              <w:rPr>
                <w:b/>
                <w:bCs/>
              </w:rPr>
              <w:t>Type of Opening</w:t>
            </w:r>
          </w:p>
        </w:tc>
        <w:tc>
          <w:tcPr>
            <w:tcW w:w="3780" w:type="dxa"/>
          </w:tcPr>
          <w:p w14:paraId="513A2995" w14:textId="77777777" w:rsidR="00D00BFE" w:rsidRPr="00655F1A" w:rsidRDefault="00D00BFE" w:rsidP="00D00BFE">
            <w:pPr>
              <w:pStyle w:val="TableBody"/>
            </w:pPr>
            <w:r>
              <w:t>H</w:t>
            </w:r>
            <w:r w:rsidRPr="0023022D">
              <w:t>ow water enters the well from the aquifer.</w:t>
            </w:r>
            <w:r>
              <w:t xml:space="preserve"> </w:t>
            </w:r>
            <w:r w:rsidRPr="00DF5C43">
              <w:t>Most drilling methods use a well screen</w:t>
            </w:r>
            <w:r>
              <w:t xml:space="preserve"> while c</w:t>
            </w:r>
            <w:r w:rsidRPr="00DF5C43">
              <w:t xml:space="preserve">able tooled wells may use an open hole. </w:t>
            </w:r>
          </w:p>
        </w:tc>
        <w:tc>
          <w:tcPr>
            <w:tcW w:w="1980" w:type="dxa"/>
          </w:tcPr>
          <w:p w14:paraId="3F5A26C0" w14:textId="6C60E0CB" w:rsidR="00D00BFE" w:rsidRPr="00655F1A" w:rsidRDefault="00730784" w:rsidP="00D00BFE">
            <w:pPr>
              <w:pStyle w:val="TableBody"/>
            </w:pPr>
            <w:r>
              <w:t>None</w:t>
            </w:r>
          </w:p>
        </w:tc>
        <w:tc>
          <w:tcPr>
            <w:tcW w:w="2574" w:type="dxa"/>
          </w:tcPr>
          <w:p w14:paraId="008D63A1" w14:textId="77777777" w:rsidR="00D00BFE" w:rsidRPr="00655F1A" w:rsidRDefault="00D00BFE" w:rsidP="00D00BFE">
            <w:pPr>
              <w:pStyle w:val="TableBody"/>
            </w:pPr>
            <w:r>
              <w:t>Optional</w:t>
            </w:r>
          </w:p>
        </w:tc>
        <w:tc>
          <w:tcPr>
            <w:tcW w:w="2580" w:type="dxa"/>
          </w:tcPr>
          <w:p w14:paraId="4B33BCBA" w14:textId="77777777" w:rsidR="00D00BFE" w:rsidRPr="00655F1A" w:rsidRDefault="00D00BFE" w:rsidP="00D00BFE">
            <w:pPr>
              <w:pStyle w:val="TableBody"/>
            </w:pPr>
            <w:r>
              <w:t>N/A</w:t>
            </w:r>
          </w:p>
        </w:tc>
        <w:tc>
          <w:tcPr>
            <w:tcW w:w="2302" w:type="dxa"/>
          </w:tcPr>
          <w:p w14:paraId="1ADC0FFA" w14:textId="77777777" w:rsidR="00D00BFE" w:rsidRPr="00655F1A" w:rsidRDefault="00D00BFE" w:rsidP="00D00BFE">
            <w:pPr>
              <w:pStyle w:val="TableBody"/>
            </w:pPr>
            <w:r>
              <w:t>N/A</w:t>
            </w:r>
          </w:p>
        </w:tc>
        <w:tc>
          <w:tcPr>
            <w:tcW w:w="1537" w:type="dxa"/>
          </w:tcPr>
          <w:p w14:paraId="075DB80D" w14:textId="77777777" w:rsidR="00D00BFE" w:rsidRPr="00655F1A" w:rsidRDefault="00D00BFE" w:rsidP="00D00BFE">
            <w:pPr>
              <w:pStyle w:val="TableBody"/>
            </w:pPr>
            <w:r>
              <w:t>T</w:t>
            </w:r>
            <w:r w:rsidRPr="00655F1A">
              <w:t>ext</w:t>
            </w:r>
            <w:r>
              <w:t xml:space="preserve"> (selected from list of options)</w:t>
            </w:r>
          </w:p>
        </w:tc>
        <w:tc>
          <w:tcPr>
            <w:tcW w:w="4867" w:type="dxa"/>
          </w:tcPr>
          <w:p w14:paraId="316A701D" w14:textId="59529360" w:rsidR="00D00BFE" w:rsidRPr="00D00BFE" w:rsidRDefault="00D00BFE" w:rsidP="00D00BFE">
            <w:pPr>
              <w:pStyle w:val="TableBullet"/>
              <w:spacing w:before="40" w:after="40"/>
            </w:pPr>
            <w:r w:rsidRPr="00D00BFE">
              <w:t>Fractured rock</w:t>
            </w:r>
          </w:p>
          <w:p w14:paraId="5B5BD483" w14:textId="77777777" w:rsidR="00D00BFE" w:rsidRPr="00D00BFE" w:rsidRDefault="00D00BFE" w:rsidP="00D00BFE">
            <w:pPr>
              <w:pStyle w:val="TableBullet"/>
              <w:spacing w:before="40" w:after="40"/>
            </w:pPr>
            <w:r w:rsidRPr="00D00BFE">
              <w:t>Louvered or shutter-type</w:t>
            </w:r>
          </w:p>
          <w:p w14:paraId="6CF48678" w14:textId="77777777" w:rsidR="00D00BFE" w:rsidRPr="00D00BFE" w:rsidRDefault="00D00BFE" w:rsidP="00D00BFE">
            <w:pPr>
              <w:pStyle w:val="TableBullet"/>
              <w:spacing w:before="40" w:after="40"/>
            </w:pPr>
            <w:r w:rsidRPr="00D00BFE">
              <w:t>Mesh screen</w:t>
            </w:r>
          </w:p>
          <w:p w14:paraId="7BD7A479" w14:textId="77777777" w:rsidR="00D00BFE" w:rsidRPr="00D00BFE" w:rsidRDefault="00D00BFE" w:rsidP="00D00BFE">
            <w:pPr>
              <w:pStyle w:val="TableBullet"/>
              <w:spacing w:before="40" w:after="40"/>
            </w:pPr>
            <w:r w:rsidRPr="00D00BFE">
              <w:t>Perforated, porous, slotted</w:t>
            </w:r>
          </w:p>
          <w:p w14:paraId="1ACDB1F7" w14:textId="77777777" w:rsidR="00D00BFE" w:rsidRPr="00D00BFE" w:rsidRDefault="00D00BFE" w:rsidP="00D00BFE">
            <w:pPr>
              <w:pStyle w:val="TableBullet"/>
              <w:spacing w:before="40" w:after="40"/>
            </w:pPr>
            <w:r w:rsidRPr="00D00BFE">
              <w:t>Wire-wound screen</w:t>
            </w:r>
          </w:p>
          <w:p w14:paraId="60311BE2" w14:textId="77777777" w:rsidR="00D00BFE" w:rsidRPr="00D00BFE" w:rsidRDefault="00D00BFE" w:rsidP="00D00BFE">
            <w:pPr>
              <w:pStyle w:val="TableBullet"/>
              <w:spacing w:before="40" w:after="40"/>
            </w:pPr>
            <w:r w:rsidRPr="00D00BFE">
              <w:t>Screen, type unknown</w:t>
            </w:r>
          </w:p>
          <w:p w14:paraId="57078E0F" w14:textId="77777777" w:rsidR="00D00BFE" w:rsidRPr="00D00BFE" w:rsidRDefault="00D00BFE" w:rsidP="00D00BFE">
            <w:pPr>
              <w:pStyle w:val="TableBullet"/>
              <w:spacing w:before="40" w:after="40"/>
            </w:pPr>
            <w:r w:rsidRPr="00D00BFE">
              <w:t>Sand point screen</w:t>
            </w:r>
          </w:p>
          <w:p w14:paraId="57E1B0EF" w14:textId="77777777" w:rsidR="00D00BFE" w:rsidRPr="00D00BFE" w:rsidRDefault="00D00BFE" w:rsidP="00D00BFE">
            <w:pPr>
              <w:pStyle w:val="TableBullet"/>
              <w:spacing w:before="40" w:after="40"/>
            </w:pPr>
            <w:r w:rsidRPr="00D00BFE">
              <w:t>Walled or shored</w:t>
            </w:r>
          </w:p>
          <w:p w14:paraId="084DB8B7" w14:textId="77777777" w:rsidR="00D00BFE" w:rsidRPr="00D00BFE" w:rsidRDefault="00D00BFE" w:rsidP="00D00BFE">
            <w:pPr>
              <w:pStyle w:val="TableBullet"/>
              <w:spacing w:before="40" w:after="40"/>
            </w:pPr>
            <w:r w:rsidRPr="00D00BFE">
              <w:t>Open hole</w:t>
            </w:r>
          </w:p>
          <w:p w14:paraId="28B3E992" w14:textId="77777777" w:rsidR="00D00BFE" w:rsidRPr="00D00BFE" w:rsidRDefault="00D00BFE" w:rsidP="00D00BFE">
            <w:pPr>
              <w:pStyle w:val="TableBullet"/>
              <w:spacing w:before="40" w:after="40"/>
            </w:pPr>
            <w:r w:rsidRPr="00D00BFE">
              <w:t>Other</w:t>
            </w:r>
          </w:p>
        </w:tc>
      </w:tr>
      <w:tr w:rsidR="00D00BFE" w:rsidRPr="00655F1A" w14:paraId="58C6CC4B" w14:textId="77777777" w:rsidTr="008B3D48">
        <w:trPr>
          <w:cantSplit/>
          <w:trHeight w:val="20"/>
        </w:trPr>
        <w:tc>
          <w:tcPr>
            <w:tcW w:w="1975" w:type="dxa"/>
            <w:noWrap/>
            <w:hideMark/>
          </w:tcPr>
          <w:p w14:paraId="3D2DB23B" w14:textId="77777777" w:rsidR="00D00BFE" w:rsidRPr="00D00BFE" w:rsidRDefault="00D00BFE" w:rsidP="00D00BFE">
            <w:pPr>
              <w:pStyle w:val="TableBody"/>
              <w:rPr>
                <w:b/>
                <w:bCs/>
              </w:rPr>
            </w:pPr>
            <w:r w:rsidRPr="00D00BFE">
              <w:rPr>
                <w:b/>
                <w:bCs/>
              </w:rPr>
              <w:t>Depth to Top of Screen (1)…(10)</w:t>
            </w:r>
          </w:p>
        </w:tc>
        <w:tc>
          <w:tcPr>
            <w:tcW w:w="3780" w:type="dxa"/>
            <w:hideMark/>
          </w:tcPr>
          <w:p w14:paraId="1D1B5475" w14:textId="77777777" w:rsidR="00D00BFE" w:rsidRPr="00655F1A" w:rsidRDefault="00D00BFE" w:rsidP="00D00BFE">
            <w:pPr>
              <w:pStyle w:val="TableBody"/>
            </w:pPr>
            <w:r w:rsidRPr="00655F1A">
              <w:t xml:space="preserve">Depth to the top of </w:t>
            </w:r>
            <w:r>
              <w:t xml:space="preserve">a </w:t>
            </w:r>
            <w:r w:rsidRPr="00655F1A">
              <w:t>screened interval below ground surface.</w:t>
            </w:r>
            <w:r>
              <w:t xml:space="preserve"> Can include up to 10 different screened intervals.</w:t>
            </w:r>
          </w:p>
        </w:tc>
        <w:tc>
          <w:tcPr>
            <w:tcW w:w="1980" w:type="dxa"/>
          </w:tcPr>
          <w:p w14:paraId="3C83C9DF" w14:textId="4EF01DC2" w:rsidR="00D00BFE" w:rsidRPr="00655F1A" w:rsidRDefault="00730784" w:rsidP="00D00BFE">
            <w:pPr>
              <w:pStyle w:val="TableBody"/>
            </w:pPr>
            <w:r>
              <w:t>None</w:t>
            </w:r>
          </w:p>
        </w:tc>
        <w:tc>
          <w:tcPr>
            <w:tcW w:w="2574" w:type="dxa"/>
            <w:hideMark/>
          </w:tcPr>
          <w:p w14:paraId="26E440C9" w14:textId="77777777" w:rsidR="00D00BFE" w:rsidRPr="00655F1A" w:rsidRDefault="00D00BFE" w:rsidP="00D00BFE">
            <w:pPr>
              <w:pStyle w:val="TableBody"/>
            </w:pPr>
            <w:r w:rsidRPr="00655F1A">
              <w:t>Required</w:t>
            </w:r>
          </w:p>
        </w:tc>
        <w:tc>
          <w:tcPr>
            <w:tcW w:w="2580" w:type="dxa"/>
            <w:hideMark/>
          </w:tcPr>
          <w:p w14:paraId="1D963185" w14:textId="77777777" w:rsidR="00D00BFE" w:rsidRPr="00655F1A" w:rsidRDefault="00D00BFE" w:rsidP="00D00BFE">
            <w:pPr>
              <w:pStyle w:val="TableBody"/>
            </w:pPr>
            <w:r w:rsidRPr="00655F1A">
              <w:t>Tenth of a foot or greater</w:t>
            </w:r>
            <w:r>
              <w:t xml:space="preserve"> accuracy</w:t>
            </w:r>
          </w:p>
        </w:tc>
        <w:tc>
          <w:tcPr>
            <w:tcW w:w="2302" w:type="dxa"/>
            <w:hideMark/>
          </w:tcPr>
          <w:p w14:paraId="25F66E45" w14:textId="4FECAA4F" w:rsidR="00D00BFE" w:rsidRPr="00655F1A" w:rsidRDefault="00D00BFE" w:rsidP="00D00BFE">
            <w:pPr>
              <w:pStyle w:val="TableBody"/>
            </w:pPr>
            <w:r>
              <w:t>F</w:t>
            </w:r>
            <w:r w:rsidRPr="00655F1A">
              <w:t>eet below GSE</w:t>
            </w:r>
          </w:p>
        </w:tc>
        <w:tc>
          <w:tcPr>
            <w:tcW w:w="1537" w:type="dxa"/>
            <w:hideMark/>
          </w:tcPr>
          <w:p w14:paraId="79F11452" w14:textId="77777777" w:rsidR="00D00BFE" w:rsidRPr="00655F1A" w:rsidRDefault="00D00BFE" w:rsidP="00D00BFE">
            <w:pPr>
              <w:pStyle w:val="TableBody"/>
            </w:pPr>
            <w:r w:rsidRPr="00655F1A">
              <w:t>Numeric</w:t>
            </w:r>
          </w:p>
        </w:tc>
        <w:tc>
          <w:tcPr>
            <w:tcW w:w="4867" w:type="dxa"/>
            <w:hideMark/>
          </w:tcPr>
          <w:p w14:paraId="30A58407" w14:textId="77777777" w:rsidR="00D00BFE" w:rsidRPr="00655F1A" w:rsidRDefault="00D00BFE" w:rsidP="00D00BFE">
            <w:pPr>
              <w:pStyle w:val="TableBody"/>
            </w:pPr>
            <w:r w:rsidRPr="00655F1A">
              <w:t>N/A</w:t>
            </w:r>
          </w:p>
        </w:tc>
      </w:tr>
      <w:tr w:rsidR="00D00BFE" w:rsidRPr="00655F1A" w14:paraId="47C59D8E" w14:textId="77777777" w:rsidTr="008B3D48">
        <w:trPr>
          <w:cantSplit/>
          <w:trHeight w:val="20"/>
        </w:trPr>
        <w:tc>
          <w:tcPr>
            <w:tcW w:w="1975" w:type="dxa"/>
            <w:noWrap/>
            <w:hideMark/>
          </w:tcPr>
          <w:p w14:paraId="5D984B96" w14:textId="77777777" w:rsidR="00D00BFE" w:rsidRPr="00D00BFE" w:rsidRDefault="00D00BFE" w:rsidP="00D00BFE">
            <w:pPr>
              <w:pStyle w:val="TableBody"/>
              <w:rPr>
                <w:b/>
                <w:bCs/>
              </w:rPr>
            </w:pPr>
            <w:r w:rsidRPr="00D00BFE">
              <w:rPr>
                <w:b/>
                <w:bCs/>
              </w:rPr>
              <w:lastRenderedPageBreak/>
              <w:t>Depth to Bottom of Screen (1) …(10)</w:t>
            </w:r>
          </w:p>
        </w:tc>
        <w:tc>
          <w:tcPr>
            <w:tcW w:w="3780" w:type="dxa"/>
            <w:hideMark/>
          </w:tcPr>
          <w:p w14:paraId="36989A60" w14:textId="77777777" w:rsidR="00D00BFE" w:rsidRPr="00655F1A" w:rsidRDefault="00D00BFE" w:rsidP="00D00BFE">
            <w:pPr>
              <w:pStyle w:val="TableBody"/>
            </w:pPr>
            <w:r w:rsidRPr="00655F1A">
              <w:t xml:space="preserve">Depth to the bottom of </w:t>
            </w:r>
            <w:r>
              <w:t>a</w:t>
            </w:r>
            <w:r w:rsidRPr="00655F1A">
              <w:t xml:space="preserve"> screened interval below ground surface.</w:t>
            </w:r>
            <w:r>
              <w:t xml:space="preserve"> Can include up to 10 different screened intervals.</w:t>
            </w:r>
          </w:p>
        </w:tc>
        <w:tc>
          <w:tcPr>
            <w:tcW w:w="1980" w:type="dxa"/>
          </w:tcPr>
          <w:p w14:paraId="17672966" w14:textId="4928724A" w:rsidR="00D00BFE" w:rsidRPr="00655F1A" w:rsidRDefault="00730784" w:rsidP="00D00BFE">
            <w:pPr>
              <w:pStyle w:val="TableBody"/>
            </w:pPr>
            <w:commentRangeStart w:id="83"/>
            <w:commentRangeStart w:id="84"/>
            <w:r>
              <w:t>None</w:t>
            </w:r>
            <w:commentRangeEnd w:id="83"/>
            <w:r w:rsidR="0037422D" w:rsidRPr="00655F1A">
              <w:rPr>
                <w:rStyle w:val="CommentReference"/>
                <w:rFonts w:ascii="Calibri" w:hAnsi="Calibri"/>
                <w:color w:val="000000" w:themeColor="text1"/>
                <w:position w:val="0"/>
                <w:sz w:val="22"/>
              </w:rPr>
              <w:commentReference w:id="83"/>
            </w:r>
            <w:commentRangeEnd w:id="84"/>
            <w:r w:rsidR="00530B1B" w:rsidRPr="00655F1A">
              <w:rPr>
                <w:rStyle w:val="CommentReference"/>
                <w:rFonts w:ascii="Calibri" w:hAnsi="Calibri"/>
                <w:color w:val="000000" w:themeColor="text1"/>
                <w:position w:val="0"/>
                <w:sz w:val="22"/>
              </w:rPr>
              <w:commentReference w:id="84"/>
            </w:r>
          </w:p>
        </w:tc>
        <w:tc>
          <w:tcPr>
            <w:tcW w:w="2574" w:type="dxa"/>
            <w:hideMark/>
          </w:tcPr>
          <w:p w14:paraId="6BABDD55" w14:textId="77777777" w:rsidR="00D00BFE" w:rsidRPr="00655F1A" w:rsidRDefault="00D00BFE" w:rsidP="00D00BFE">
            <w:pPr>
              <w:pStyle w:val="TableBody"/>
            </w:pPr>
            <w:r w:rsidRPr="00655F1A">
              <w:t>Required</w:t>
            </w:r>
          </w:p>
        </w:tc>
        <w:tc>
          <w:tcPr>
            <w:tcW w:w="2580" w:type="dxa"/>
            <w:hideMark/>
          </w:tcPr>
          <w:p w14:paraId="3B56F752" w14:textId="77777777" w:rsidR="00D00BFE" w:rsidRPr="00655F1A" w:rsidRDefault="00D00BFE" w:rsidP="00D00BFE">
            <w:pPr>
              <w:pStyle w:val="TableBody"/>
            </w:pPr>
            <w:r w:rsidRPr="00655F1A">
              <w:t>Tenth of a foot or greater</w:t>
            </w:r>
            <w:r>
              <w:t xml:space="preserve"> accuracy</w:t>
            </w:r>
          </w:p>
        </w:tc>
        <w:tc>
          <w:tcPr>
            <w:tcW w:w="2302" w:type="dxa"/>
            <w:hideMark/>
          </w:tcPr>
          <w:p w14:paraId="125ADEEE" w14:textId="454E69C6" w:rsidR="00D00BFE" w:rsidRPr="00655F1A" w:rsidRDefault="00D00BFE" w:rsidP="00D00BFE">
            <w:pPr>
              <w:pStyle w:val="TableBody"/>
            </w:pPr>
            <w:r>
              <w:t>F</w:t>
            </w:r>
            <w:r w:rsidRPr="00655F1A">
              <w:t>eet below GSE</w:t>
            </w:r>
          </w:p>
        </w:tc>
        <w:tc>
          <w:tcPr>
            <w:tcW w:w="1537" w:type="dxa"/>
            <w:hideMark/>
          </w:tcPr>
          <w:p w14:paraId="432717A5" w14:textId="77777777" w:rsidR="00D00BFE" w:rsidRPr="00655F1A" w:rsidRDefault="00D00BFE" w:rsidP="00D00BFE">
            <w:pPr>
              <w:pStyle w:val="TableBody"/>
            </w:pPr>
            <w:r w:rsidRPr="00655F1A">
              <w:t>Numeric</w:t>
            </w:r>
          </w:p>
        </w:tc>
        <w:tc>
          <w:tcPr>
            <w:tcW w:w="4867" w:type="dxa"/>
            <w:hideMark/>
          </w:tcPr>
          <w:p w14:paraId="4DC2DDD9" w14:textId="77777777" w:rsidR="00D00BFE" w:rsidRPr="00655F1A" w:rsidRDefault="00D00BFE" w:rsidP="00D00BFE">
            <w:pPr>
              <w:pStyle w:val="TableBody"/>
            </w:pPr>
            <w:r w:rsidRPr="00655F1A">
              <w:t>N/A</w:t>
            </w:r>
          </w:p>
        </w:tc>
      </w:tr>
      <w:tr w:rsidR="00D00BFE" w:rsidRPr="00655F1A" w14:paraId="3B062755" w14:textId="77777777" w:rsidTr="008B3D48">
        <w:trPr>
          <w:cantSplit/>
          <w:trHeight w:val="20"/>
        </w:trPr>
        <w:tc>
          <w:tcPr>
            <w:tcW w:w="1975" w:type="dxa"/>
            <w:noWrap/>
            <w:hideMark/>
          </w:tcPr>
          <w:p w14:paraId="033A349F" w14:textId="77777777" w:rsidR="00D00BFE" w:rsidRPr="00D00BFE" w:rsidRDefault="00D00BFE" w:rsidP="00D00BFE">
            <w:pPr>
              <w:pStyle w:val="TableBody"/>
              <w:keepNext/>
              <w:rPr>
                <w:b/>
                <w:bCs/>
              </w:rPr>
            </w:pPr>
            <w:r w:rsidRPr="00D00BFE">
              <w:rPr>
                <w:b/>
                <w:bCs/>
              </w:rPr>
              <w:t>Well Casing Material</w:t>
            </w:r>
          </w:p>
        </w:tc>
        <w:tc>
          <w:tcPr>
            <w:tcW w:w="3780" w:type="dxa"/>
            <w:hideMark/>
          </w:tcPr>
          <w:p w14:paraId="6B0157AE" w14:textId="77777777" w:rsidR="00D00BFE" w:rsidRPr="00655F1A" w:rsidRDefault="00D00BFE" w:rsidP="00D00BFE">
            <w:pPr>
              <w:pStyle w:val="TableBody"/>
              <w:keepNext/>
            </w:pPr>
            <w:r w:rsidRPr="00655F1A">
              <w:t>Material that the well casing is made from.</w:t>
            </w:r>
          </w:p>
        </w:tc>
        <w:tc>
          <w:tcPr>
            <w:tcW w:w="1980" w:type="dxa"/>
          </w:tcPr>
          <w:p w14:paraId="2D8D9697" w14:textId="68C44919" w:rsidR="00D00BFE" w:rsidRPr="009472E6" w:rsidRDefault="00730784" w:rsidP="00D00BFE">
            <w:pPr>
              <w:pStyle w:val="TableBody"/>
              <w:keepNext/>
            </w:pPr>
            <w:r>
              <w:t>None</w:t>
            </w:r>
          </w:p>
        </w:tc>
        <w:tc>
          <w:tcPr>
            <w:tcW w:w="2574" w:type="dxa"/>
            <w:hideMark/>
          </w:tcPr>
          <w:p w14:paraId="2BD6EA4F" w14:textId="77777777" w:rsidR="00D00BFE" w:rsidRPr="00655F1A" w:rsidRDefault="00D00BFE" w:rsidP="00D00BFE">
            <w:pPr>
              <w:pStyle w:val="TableBody"/>
              <w:keepNext/>
            </w:pPr>
            <w:r w:rsidRPr="00655F1A">
              <w:t>Optional</w:t>
            </w:r>
          </w:p>
        </w:tc>
        <w:tc>
          <w:tcPr>
            <w:tcW w:w="2580" w:type="dxa"/>
            <w:hideMark/>
          </w:tcPr>
          <w:p w14:paraId="6EE7AF2A" w14:textId="77777777" w:rsidR="00D00BFE" w:rsidRPr="00655F1A" w:rsidRDefault="00D00BFE" w:rsidP="00D00BFE">
            <w:pPr>
              <w:pStyle w:val="TableBody"/>
              <w:keepNext/>
            </w:pPr>
            <w:r w:rsidRPr="00655F1A">
              <w:t>N/A</w:t>
            </w:r>
          </w:p>
        </w:tc>
        <w:tc>
          <w:tcPr>
            <w:tcW w:w="2302" w:type="dxa"/>
            <w:hideMark/>
          </w:tcPr>
          <w:p w14:paraId="4937CFA0" w14:textId="77777777" w:rsidR="00D00BFE" w:rsidRPr="00655F1A" w:rsidRDefault="00D00BFE" w:rsidP="00D00BFE">
            <w:pPr>
              <w:pStyle w:val="TableBody"/>
              <w:keepNext/>
            </w:pPr>
            <w:r w:rsidRPr="00655F1A">
              <w:t>N/A</w:t>
            </w:r>
          </w:p>
        </w:tc>
        <w:tc>
          <w:tcPr>
            <w:tcW w:w="1537" w:type="dxa"/>
            <w:hideMark/>
          </w:tcPr>
          <w:p w14:paraId="7D250038" w14:textId="77777777" w:rsidR="00D00BFE" w:rsidRPr="00655F1A" w:rsidRDefault="00D00BFE" w:rsidP="00D00BFE">
            <w:pPr>
              <w:pStyle w:val="TableBody"/>
              <w:keepNext/>
            </w:pPr>
            <w:r w:rsidRPr="3CC02E8F">
              <w:t>Text (selected from list of options)</w:t>
            </w:r>
          </w:p>
        </w:tc>
        <w:tc>
          <w:tcPr>
            <w:tcW w:w="4867" w:type="dxa"/>
            <w:hideMark/>
          </w:tcPr>
          <w:p w14:paraId="0F864F0B" w14:textId="6BC3F804" w:rsidR="00D00BFE" w:rsidRPr="002B36FD" w:rsidRDefault="00D00BFE" w:rsidP="00D00BFE">
            <w:pPr>
              <w:pStyle w:val="TableBullet"/>
              <w:keepNext/>
              <w:spacing w:before="40" w:after="40"/>
            </w:pPr>
            <w:r w:rsidRPr="004A6E53">
              <w:t>Acrylonitrile butadiene styrene</w:t>
            </w:r>
            <w:r>
              <w:t xml:space="preserve"> p</w:t>
            </w:r>
            <w:r w:rsidRPr="002B36FD">
              <w:t>lastic</w:t>
            </w:r>
          </w:p>
          <w:p w14:paraId="2E9325A6" w14:textId="77777777" w:rsidR="00D00BFE" w:rsidRPr="002B36FD" w:rsidRDefault="00D00BFE" w:rsidP="00D00BFE">
            <w:pPr>
              <w:pStyle w:val="TableBullet"/>
              <w:keepNext/>
              <w:spacing w:before="40" w:after="40"/>
            </w:pPr>
            <w:r w:rsidRPr="002B36FD">
              <w:t>Brick</w:t>
            </w:r>
          </w:p>
          <w:p w14:paraId="5E18242D" w14:textId="77777777" w:rsidR="00D00BFE" w:rsidRPr="002B36FD" w:rsidRDefault="00D00BFE" w:rsidP="00D00BFE">
            <w:pPr>
              <w:pStyle w:val="TableBullet"/>
              <w:keepNext/>
              <w:spacing w:before="40" w:after="40"/>
            </w:pPr>
            <w:r w:rsidRPr="002B36FD">
              <w:t>Concrete</w:t>
            </w:r>
          </w:p>
          <w:p w14:paraId="5F30A824" w14:textId="77777777" w:rsidR="00D00BFE" w:rsidRPr="002B36FD" w:rsidRDefault="00D00BFE" w:rsidP="00D00BFE">
            <w:pPr>
              <w:pStyle w:val="TableBullet"/>
              <w:keepNext/>
              <w:spacing w:before="40" w:after="40"/>
            </w:pPr>
            <w:r w:rsidRPr="002B36FD">
              <w:t>Copper</w:t>
            </w:r>
          </w:p>
          <w:p w14:paraId="68AF4617" w14:textId="580EA092" w:rsidR="00D00BFE" w:rsidRPr="002B36FD" w:rsidRDefault="00D00BFE" w:rsidP="00D00BFE">
            <w:pPr>
              <w:pStyle w:val="TableBullet"/>
              <w:keepNext/>
              <w:spacing w:before="40" w:after="40"/>
            </w:pPr>
            <w:r w:rsidRPr="00BE05E9">
              <w:t>Polytetrefluoroethylene</w:t>
            </w:r>
            <w:r>
              <w:t xml:space="preserve"> </w:t>
            </w:r>
            <w:r w:rsidRPr="002B36FD">
              <w:t>plastic</w:t>
            </w:r>
          </w:p>
          <w:p w14:paraId="2720D878" w14:textId="77777777" w:rsidR="00D00BFE" w:rsidRPr="002B36FD" w:rsidRDefault="00D00BFE" w:rsidP="00D00BFE">
            <w:pPr>
              <w:pStyle w:val="TableBullet"/>
              <w:keepNext/>
              <w:spacing w:before="40" w:after="40"/>
            </w:pPr>
            <w:r w:rsidRPr="002B36FD">
              <w:t>Fiberglass</w:t>
            </w:r>
          </w:p>
          <w:p w14:paraId="321D2D97" w14:textId="77777777" w:rsidR="00D00BFE" w:rsidRPr="002B36FD" w:rsidRDefault="00D00BFE" w:rsidP="00D00BFE">
            <w:pPr>
              <w:pStyle w:val="TableBullet"/>
              <w:keepNext/>
              <w:spacing w:before="40" w:after="40"/>
            </w:pPr>
            <w:r w:rsidRPr="002B36FD">
              <w:t>Galvanized iron</w:t>
            </w:r>
          </w:p>
          <w:p w14:paraId="246AC3F6" w14:textId="77777777" w:rsidR="00D00BFE" w:rsidRPr="002B36FD" w:rsidRDefault="00D00BFE" w:rsidP="00D00BFE">
            <w:pPr>
              <w:pStyle w:val="TableBullet"/>
              <w:keepNext/>
              <w:spacing w:before="40" w:after="40"/>
            </w:pPr>
            <w:r w:rsidRPr="002B36FD">
              <w:t>Fiberglass plastic</w:t>
            </w:r>
          </w:p>
          <w:p w14:paraId="2EEC807F" w14:textId="77777777" w:rsidR="00D00BFE" w:rsidRPr="002B36FD" w:rsidRDefault="00D00BFE" w:rsidP="00D00BFE">
            <w:pPr>
              <w:pStyle w:val="TableBullet"/>
              <w:keepNext/>
              <w:spacing w:before="40" w:after="40"/>
            </w:pPr>
            <w:r w:rsidRPr="002B36FD">
              <w:t>Wrought iron</w:t>
            </w:r>
          </w:p>
          <w:p w14:paraId="420A5098" w14:textId="77777777" w:rsidR="00D00BFE" w:rsidRPr="002B36FD" w:rsidRDefault="00D00BFE" w:rsidP="00D00BFE">
            <w:pPr>
              <w:pStyle w:val="TableBullet"/>
              <w:keepNext/>
              <w:spacing w:before="40" w:after="40"/>
            </w:pPr>
            <w:r w:rsidRPr="002B36FD">
              <w:t>Fiberglas epoxy</w:t>
            </w:r>
          </w:p>
          <w:p w14:paraId="20C2A37F" w14:textId="4432E944" w:rsidR="00D00BFE" w:rsidRPr="002B36FD" w:rsidRDefault="00D00BFE" w:rsidP="00D00BFE">
            <w:pPr>
              <w:pStyle w:val="TableBullet"/>
              <w:keepNext/>
              <w:spacing w:before="40" w:after="40"/>
            </w:pPr>
            <w:r w:rsidRPr="002B36FD">
              <w:t xml:space="preserve">PVC </w:t>
            </w:r>
            <w:r>
              <w:t>p</w:t>
            </w:r>
            <w:r w:rsidRPr="002B36FD">
              <w:t>lastic (threaded)</w:t>
            </w:r>
          </w:p>
          <w:p w14:paraId="66071587" w14:textId="77777777" w:rsidR="00D00BFE" w:rsidRPr="002B36FD" w:rsidRDefault="00D00BFE" w:rsidP="00D00BFE">
            <w:pPr>
              <w:pStyle w:val="TableBullet"/>
              <w:keepNext/>
              <w:spacing w:before="40" w:after="40"/>
            </w:pPr>
            <w:r w:rsidRPr="002B36FD">
              <w:t>Glass</w:t>
            </w:r>
          </w:p>
          <w:p w14:paraId="38D1C671" w14:textId="702BA294" w:rsidR="00D00BFE" w:rsidRPr="002B36FD" w:rsidRDefault="00D00BFE" w:rsidP="00D00BFE">
            <w:pPr>
              <w:pStyle w:val="TableBullet"/>
              <w:keepNext/>
              <w:spacing w:before="40" w:after="40"/>
            </w:pPr>
            <w:r w:rsidRPr="002B36FD">
              <w:t xml:space="preserve">Other </w:t>
            </w:r>
            <w:r>
              <w:t>m</w:t>
            </w:r>
            <w:r w:rsidRPr="002B36FD">
              <w:t>etal</w:t>
            </w:r>
          </w:p>
          <w:p w14:paraId="62B6B431" w14:textId="5508EF8A" w:rsidR="00D00BFE" w:rsidRPr="002B36FD" w:rsidRDefault="00D00BFE" w:rsidP="00D00BFE">
            <w:pPr>
              <w:pStyle w:val="TableBullet"/>
              <w:keepNext/>
              <w:spacing w:before="40" w:after="40"/>
            </w:pPr>
            <w:r w:rsidRPr="002B36FD">
              <w:t xml:space="preserve">PVC </w:t>
            </w:r>
            <w:r>
              <w:t>p</w:t>
            </w:r>
            <w:r w:rsidRPr="002B36FD">
              <w:t>lastic (glued)</w:t>
            </w:r>
          </w:p>
          <w:p w14:paraId="162B9F29" w14:textId="52DA7100" w:rsidR="00D00BFE" w:rsidRPr="002B36FD" w:rsidRDefault="00D00BFE" w:rsidP="00D00BFE">
            <w:pPr>
              <w:pStyle w:val="TableBullet"/>
              <w:keepNext/>
              <w:spacing w:before="40" w:after="40"/>
            </w:pPr>
            <w:r w:rsidRPr="002B36FD">
              <w:t xml:space="preserve">PVC </w:t>
            </w:r>
            <w:r>
              <w:t>p</w:t>
            </w:r>
            <w:r w:rsidRPr="002B36FD">
              <w:t>lastic</w:t>
            </w:r>
          </w:p>
          <w:p w14:paraId="228595D4" w14:textId="212DEE1C" w:rsidR="00D00BFE" w:rsidRPr="002B36FD" w:rsidRDefault="00D00BFE" w:rsidP="00D00BFE">
            <w:pPr>
              <w:pStyle w:val="TableBullet"/>
              <w:keepNext/>
              <w:spacing w:before="40" w:after="40"/>
            </w:pPr>
            <w:r w:rsidRPr="002B36FD">
              <w:t xml:space="preserve">FEP </w:t>
            </w:r>
            <w:r>
              <w:t>p</w:t>
            </w:r>
            <w:r w:rsidRPr="002B36FD">
              <w:t>lastic</w:t>
            </w:r>
          </w:p>
          <w:p w14:paraId="79D1A6C0" w14:textId="77777777" w:rsidR="00D00BFE" w:rsidRPr="002B36FD" w:rsidRDefault="00D00BFE" w:rsidP="00D00BFE">
            <w:pPr>
              <w:pStyle w:val="TableBullet"/>
              <w:keepNext/>
              <w:spacing w:before="40" w:after="40"/>
            </w:pPr>
            <w:r w:rsidRPr="002B36FD">
              <w:t>Rock or Stone</w:t>
            </w:r>
          </w:p>
          <w:p w14:paraId="7AF7118D" w14:textId="77777777" w:rsidR="00D00BFE" w:rsidRPr="002B36FD" w:rsidRDefault="00D00BFE" w:rsidP="00D00BFE">
            <w:pPr>
              <w:pStyle w:val="TableBullet"/>
              <w:keepNext/>
              <w:spacing w:before="40" w:after="40"/>
            </w:pPr>
            <w:r w:rsidRPr="002B36FD">
              <w:t>Uncoated Steel</w:t>
            </w:r>
          </w:p>
          <w:p w14:paraId="73694D86" w14:textId="77777777" w:rsidR="00D00BFE" w:rsidRPr="002B36FD" w:rsidRDefault="00D00BFE" w:rsidP="00D00BFE">
            <w:pPr>
              <w:pStyle w:val="TableBullet"/>
              <w:keepNext/>
              <w:spacing w:before="40" w:after="40"/>
            </w:pPr>
            <w:r w:rsidRPr="002B36FD">
              <w:t>Tile</w:t>
            </w:r>
          </w:p>
          <w:p w14:paraId="29CFFEE6" w14:textId="77777777" w:rsidR="00D00BFE" w:rsidRPr="002B36FD" w:rsidRDefault="00D00BFE" w:rsidP="00D00BFE">
            <w:pPr>
              <w:pStyle w:val="TableBullet"/>
              <w:keepNext/>
              <w:spacing w:before="40" w:after="40"/>
            </w:pPr>
            <w:r w:rsidRPr="002B36FD">
              <w:t>Coated Steel</w:t>
            </w:r>
          </w:p>
          <w:p w14:paraId="2B7282B7" w14:textId="77777777" w:rsidR="00D00BFE" w:rsidRPr="002B36FD" w:rsidRDefault="00D00BFE" w:rsidP="00D00BFE">
            <w:pPr>
              <w:pStyle w:val="TableBullet"/>
              <w:keepNext/>
              <w:spacing w:before="40" w:after="40"/>
            </w:pPr>
            <w:r w:rsidRPr="002B36FD">
              <w:t>Stainless Steel</w:t>
            </w:r>
          </w:p>
          <w:p w14:paraId="630D730E" w14:textId="77777777" w:rsidR="00D00BFE" w:rsidRPr="002B36FD" w:rsidRDefault="00D00BFE" w:rsidP="00D00BFE">
            <w:pPr>
              <w:pStyle w:val="TableBullet"/>
              <w:keepNext/>
              <w:spacing w:before="40" w:after="40"/>
            </w:pPr>
            <w:r w:rsidRPr="002B36FD">
              <w:t>Wood</w:t>
            </w:r>
          </w:p>
          <w:p w14:paraId="1603D25B" w14:textId="7A146B3B" w:rsidR="00D00BFE" w:rsidRPr="002B36FD" w:rsidRDefault="00D00BFE" w:rsidP="00D00BFE">
            <w:pPr>
              <w:pStyle w:val="TableBullet"/>
              <w:keepNext/>
              <w:spacing w:before="40" w:after="40"/>
            </w:pPr>
            <w:r w:rsidRPr="002B36FD">
              <w:t xml:space="preserve">Carbon </w:t>
            </w:r>
            <w:r>
              <w:t>s</w:t>
            </w:r>
            <w:r w:rsidRPr="002B36FD">
              <w:t>teel</w:t>
            </w:r>
          </w:p>
          <w:p w14:paraId="2BA9A09C" w14:textId="77777777" w:rsidR="00D00BFE" w:rsidRPr="002B36FD" w:rsidRDefault="00D00BFE" w:rsidP="00D00BFE">
            <w:pPr>
              <w:pStyle w:val="TableBullet"/>
              <w:keepNext/>
              <w:spacing w:before="40" w:after="40"/>
            </w:pPr>
            <w:r w:rsidRPr="002B36FD">
              <w:t>Other</w:t>
            </w:r>
          </w:p>
          <w:p w14:paraId="25835950" w14:textId="7C62A613" w:rsidR="00D00BFE" w:rsidRPr="002B36FD" w:rsidRDefault="00D00BFE" w:rsidP="00D00BFE">
            <w:pPr>
              <w:pStyle w:val="TableBullet"/>
              <w:keepNext/>
              <w:spacing w:before="40" w:after="40"/>
            </w:pPr>
            <w:r w:rsidRPr="002B36FD">
              <w:t xml:space="preserve">Stainless </w:t>
            </w:r>
            <w:r>
              <w:t>s</w:t>
            </w:r>
            <w:r w:rsidRPr="002B36FD">
              <w:t>teel 304</w:t>
            </w:r>
          </w:p>
        </w:tc>
      </w:tr>
      <w:tr w:rsidR="00D00BFE" w:rsidRPr="00655F1A" w14:paraId="5E004A78" w14:textId="77777777" w:rsidTr="008B3D48">
        <w:trPr>
          <w:cantSplit/>
          <w:trHeight w:val="20"/>
        </w:trPr>
        <w:tc>
          <w:tcPr>
            <w:tcW w:w="1975" w:type="dxa"/>
            <w:noWrap/>
            <w:hideMark/>
          </w:tcPr>
          <w:p w14:paraId="761FB67A" w14:textId="77777777" w:rsidR="00D00BFE" w:rsidRPr="00D00BFE" w:rsidRDefault="00D00BFE" w:rsidP="00D00BFE">
            <w:pPr>
              <w:pStyle w:val="TableBody"/>
              <w:rPr>
                <w:b/>
                <w:bCs/>
              </w:rPr>
            </w:pPr>
            <w:r w:rsidRPr="00D00BFE">
              <w:rPr>
                <w:b/>
                <w:bCs/>
              </w:rPr>
              <w:t>Well Casing Diameter</w:t>
            </w:r>
          </w:p>
        </w:tc>
        <w:tc>
          <w:tcPr>
            <w:tcW w:w="3780" w:type="dxa"/>
            <w:hideMark/>
          </w:tcPr>
          <w:p w14:paraId="39A854EA" w14:textId="77777777" w:rsidR="00D00BFE" w:rsidRPr="00655F1A" w:rsidRDefault="00D00BFE" w:rsidP="00D00BFE">
            <w:pPr>
              <w:pStyle w:val="TableBody"/>
            </w:pPr>
            <w:r>
              <w:t>Inside d</w:t>
            </w:r>
            <w:r w:rsidRPr="00655F1A">
              <w:t>iameter of the well casing.</w:t>
            </w:r>
          </w:p>
        </w:tc>
        <w:tc>
          <w:tcPr>
            <w:tcW w:w="1980" w:type="dxa"/>
          </w:tcPr>
          <w:p w14:paraId="09CE72BF" w14:textId="6503392E" w:rsidR="00D00BFE" w:rsidRPr="00655F1A" w:rsidRDefault="00730784" w:rsidP="00D00BFE">
            <w:pPr>
              <w:pStyle w:val="TableBody"/>
            </w:pPr>
            <w:r>
              <w:t>None</w:t>
            </w:r>
          </w:p>
        </w:tc>
        <w:tc>
          <w:tcPr>
            <w:tcW w:w="2574" w:type="dxa"/>
            <w:hideMark/>
          </w:tcPr>
          <w:p w14:paraId="5014C5C7" w14:textId="77777777" w:rsidR="00D00BFE" w:rsidRPr="00655F1A" w:rsidRDefault="00D00BFE" w:rsidP="00D00BFE">
            <w:pPr>
              <w:pStyle w:val="TableBody"/>
            </w:pPr>
            <w:r w:rsidRPr="00655F1A">
              <w:t>Optional</w:t>
            </w:r>
          </w:p>
        </w:tc>
        <w:tc>
          <w:tcPr>
            <w:tcW w:w="2580" w:type="dxa"/>
            <w:hideMark/>
          </w:tcPr>
          <w:p w14:paraId="47F44C91" w14:textId="77777777" w:rsidR="00D00BFE" w:rsidRPr="00655F1A" w:rsidRDefault="00D00BFE" w:rsidP="00D00BFE">
            <w:pPr>
              <w:pStyle w:val="TableBody"/>
            </w:pPr>
            <w:r>
              <w:t>Half</w:t>
            </w:r>
            <w:r w:rsidRPr="00655F1A">
              <w:t xml:space="preserve"> of an inch</w:t>
            </w:r>
          </w:p>
        </w:tc>
        <w:tc>
          <w:tcPr>
            <w:tcW w:w="2302" w:type="dxa"/>
            <w:hideMark/>
          </w:tcPr>
          <w:p w14:paraId="022A3863" w14:textId="77777777" w:rsidR="00D00BFE" w:rsidRPr="00655F1A" w:rsidRDefault="00D00BFE" w:rsidP="00D00BFE">
            <w:pPr>
              <w:pStyle w:val="TableBody"/>
            </w:pPr>
            <w:r w:rsidRPr="00655F1A">
              <w:t>Inches</w:t>
            </w:r>
          </w:p>
        </w:tc>
        <w:tc>
          <w:tcPr>
            <w:tcW w:w="1537" w:type="dxa"/>
            <w:hideMark/>
          </w:tcPr>
          <w:p w14:paraId="28C1DC0C" w14:textId="77777777" w:rsidR="00D00BFE" w:rsidRPr="00655F1A" w:rsidRDefault="00D00BFE" w:rsidP="00D00BFE">
            <w:pPr>
              <w:pStyle w:val="TableBody"/>
            </w:pPr>
            <w:r w:rsidRPr="00655F1A">
              <w:t>Numeric</w:t>
            </w:r>
          </w:p>
        </w:tc>
        <w:tc>
          <w:tcPr>
            <w:tcW w:w="4867" w:type="dxa"/>
            <w:hideMark/>
          </w:tcPr>
          <w:p w14:paraId="3023870A" w14:textId="77777777" w:rsidR="00D00BFE" w:rsidRPr="00655F1A" w:rsidRDefault="00D00BFE" w:rsidP="00D00BFE">
            <w:pPr>
              <w:pStyle w:val="TableBody"/>
            </w:pPr>
            <w:r w:rsidRPr="00655F1A">
              <w:t>N/A</w:t>
            </w:r>
          </w:p>
        </w:tc>
      </w:tr>
      <w:tr w:rsidR="00D00BFE" w:rsidRPr="00655F1A" w14:paraId="51FEF2A9" w14:textId="77777777" w:rsidTr="008B3D48">
        <w:trPr>
          <w:cantSplit/>
          <w:trHeight w:val="20"/>
        </w:trPr>
        <w:tc>
          <w:tcPr>
            <w:tcW w:w="1975" w:type="dxa"/>
            <w:noWrap/>
            <w:hideMark/>
          </w:tcPr>
          <w:p w14:paraId="4C35D481" w14:textId="77777777" w:rsidR="00D00BFE" w:rsidRPr="00D00BFE" w:rsidRDefault="00D00BFE" w:rsidP="00D00BFE">
            <w:pPr>
              <w:pStyle w:val="TableBody"/>
              <w:rPr>
                <w:b/>
                <w:bCs/>
              </w:rPr>
            </w:pPr>
            <w:r w:rsidRPr="00D00BFE">
              <w:rPr>
                <w:b/>
                <w:bCs/>
              </w:rPr>
              <w:t>Well Slot Size</w:t>
            </w:r>
          </w:p>
        </w:tc>
        <w:tc>
          <w:tcPr>
            <w:tcW w:w="3780" w:type="dxa"/>
            <w:hideMark/>
          </w:tcPr>
          <w:p w14:paraId="48263CD1" w14:textId="77777777" w:rsidR="00D00BFE" w:rsidRPr="00655F1A" w:rsidRDefault="00D00BFE" w:rsidP="00D00BFE">
            <w:pPr>
              <w:pStyle w:val="TableBody"/>
            </w:pPr>
            <w:r w:rsidRPr="3CC02E8F">
              <w:t>Size of well screen individual perforations, or slots, or the mesh size of the screen.</w:t>
            </w:r>
          </w:p>
        </w:tc>
        <w:tc>
          <w:tcPr>
            <w:tcW w:w="1980" w:type="dxa"/>
          </w:tcPr>
          <w:p w14:paraId="7DF8039A" w14:textId="5056D68C" w:rsidR="00D00BFE" w:rsidRPr="009472E6" w:rsidRDefault="00730784" w:rsidP="00D00BFE">
            <w:pPr>
              <w:pStyle w:val="TableBody"/>
            </w:pPr>
            <w:r>
              <w:t>None</w:t>
            </w:r>
          </w:p>
        </w:tc>
        <w:tc>
          <w:tcPr>
            <w:tcW w:w="2574" w:type="dxa"/>
            <w:hideMark/>
          </w:tcPr>
          <w:p w14:paraId="2EAF1771" w14:textId="77777777" w:rsidR="00D00BFE" w:rsidRPr="00655F1A" w:rsidRDefault="00D00BFE" w:rsidP="00D00BFE">
            <w:pPr>
              <w:pStyle w:val="TableBody"/>
            </w:pPr>
            <w:r w:rsidRPr="00655F1A">
              <w:t>Optional</w:t>
            </w:r>
          </w:p>
        </w:tc>
        <w:tc>
          <w:tcPr>
            <w:tcW w:w="2580" w:type="dxa"/>
            <w:hideMark/>
          </w:tcPr>
          <w:p w14:paraId="0E23247E" w14:textId="77777777" w:rsidR="00D00BFE" w:rsidRPr="00655F1A" w:rsidRDefault="00D00BFE" w:rsidP="00D00BFE">
            <w:pPr>
              <w:pStyle w:val="TableBody"/>
            </w:pPr>
            <w:r w:rsidRPr="00655F1A">
              <w:t>Thousandth of an inch</w:t>
            </w:r>
          </w:p>
        </w:tc>
        <w:tc>
          <w:tcPr>
            <w:tcW w:w="2302" w:type="dxa"/>
            <w:hideMark/>
          </w:tcPr>
          <w:p w14:paraId="753BB276" w14:textId="77777777" w:rsidR="00D00BFE" w:rsidRPr="00655F1A" w:rsidRDefault="00D00BFE" w:rsidP="00D00BFE">
            <w:pPr>
              <w:pStyle w:val="TableBody"/>
            </w:pPr>
            <w:r w:rsidRPr="00655F1A">
              <w:t>Inches</w:t>
            </w:r>
          </w:p>
        </w:tc>
        <w:tc>
          <w:tcPr>
            <w:tcW w:w="1537" w:type="dxa"/>
            <w:hideMark/>
          </w:tcPr>
          <w:p w14:paraId="0E3A5E05" w14:textId="77777777" w:rsidR="00D00BFE" w:rsidRPr="00655F1A" w:rsidRDefault="00D00BFE" w:rsidP="00D00BFE">
            <w:pPr>
              <w:pStyle w:val="TableBody"/>
            </w:pPr>
            <w:r w:rsidRPr="00655F1A">
              <w:t>Numeric</w:t>
            </w:r>
          </w:p>
        </w:tc>
        <w:tc>
          <w:tcPr>
            <w:tcW w:w="4867" w:type="dxa"/>
            <w:hideMark/>
          </w:tcPr>
          <w:p w14:paraId="703590BF" w14:textId="77777777" w:rsidR="00D00BFE" w:rsidRPr="00655F1A" w:rsidRDefault="00D00BFE" w:rsidP="00D00BFE">
            <w:pPr>
              <w:pStyle w:val="TableBody"/>
            </w:pPr>
            <w:r w:rsidRPr="00655F1A">
              <w:t>N/A</w:t>
            </w:r>
          </w:p>
        </w:tc>
      </w:tr>
      <w:tr w:rsidR="00D00BFE" w:rsidRPr="00655F1A" w14:paraId="0636D452" w14:textId="77777777" w:rsidTr="008B3D48">
        <w:trPr>
          <w:cantSplit/>
          <w:trHeight w:val="20"/>
        </w:trPr>
        <w:tc>
          <w:tcPr>
            <w:tcW w:w="1975" w:type="dxa"/>
            <w:noWrap/>
            <w:hideMark/>
          </w:tcPr>
          <w:p w14:paraId="3CB0203A" w14:textId="77777777" w:rsidR="00D00BFE" w:rsidRPr="00D00BFE" w:rsidRDefault="00D00BFE" w:rsidP="00D00BFE">
            <w:pPr>
              <w:pStyle w:val="TableBody"/>
              <w:keepNext/>
              <w:rPr>
                <w:b/>
                <w:bCs/>
              </w:rPr>
            </w:pPr>
            <w:r w:rsidRPr="00D00BFE">
              <w:rPr>
                <w:b/>
                <w:bCs/>
              </w:rPr>
              <w:lastRenderedPageBreak/>
              <w:t>Well Status</w:t>
            </w:r>
          </w:p>
        </w:tc>
        <w:tc>
          <w:tcPr>
            <w:tcW w:w="3780" w:type="dxa"/>
            <w:hideMark/>
          </w:tcPr>
          <w:p w14:paraId="4BD11AF3" w14:textId="77777777" w:rsidR="00D00BFE" w:rsidRPr="00655F1A" w:rsidRDefault="00D00BFE" w:rsidP="00D00BFE">
            <w:pPr>
              <w:pStyle w:val="TableBody"/>
              <w:keepNext/>
            </w:pPr>
            <w:r w:rsidRPr="00655F1A">
              <w:t>Status of the well.</w:t>
            </w:r>
          </w:p>
        </w:tc>
        <w:tc>
          <w:tcPr>
            <w:tcW w:w="1980" w:type="dxa"/>
          </w:tcPr>
          <w:p w14:paraId="3003B9DD" w14:textId="77777777" w:rsidR="00D00BFE" w:rsidRPr="00551213" w:rsidRDefault="00D00BFE" w:rsidP="00D00BFE">
            <w:pPr>
              <w:pStyle w:val="TableBullet"/>
              <w:keepNext/>
              <w:spacing w:before="40" w:after="40"/>
            </w:pPr>
            <w:r w:rsidRPr="00551213">
              <w:t>SGMA</w:t>
            </w:r>
          </w:p>
          <w:p w14:paraId="19FE281B" w14:textId="77777777" w:rsidR="00D00BFE" w:rsidRPr="00551213" w:rsidRDefault="00D00BFE" w:rsidP="00D00BFE">
            <w:pPr>
              <w:pStyle w:val="TableBullet"/>
              <w:keepNext/>
              <w:spacing w:before="40" w:after="40"/>
            </w:pPr>
            <w:r w:rsidRPr="00551213">
              <w:t>CASGEM</w:t>
            </w:r>
          </w:p>
          <w:p w14:paraId="46555EF6" w14:textId="77777777" w:rsidR="00D00BFE" w:rsidRPr="00551213" w:rsidRDefault="00D00BFE" w:rsidP="00D00BFE">
            <w:pPr>
              <w:pStyle w:val="TableBullet"/>
              <w:keepNext/>
              <w:spacing w:before="40" w:after="40"/>
            </w:pPr>
            <w:r w:rsidRPr="00551213">
              <w:t>GeoTracker</w:t>
            </w:r>
          </w:p>
        </w:tc>
        <w:tc>
          <w:tcPr>
            <w:tcW w:w="2574" w:type="dxa"/>
            <w:hideMark/>
          </w:tcPr>
          <w:p w14:paraId="5428E453" w14:textId="77777777" w:rsidR="00D00BFE" w:rsidRPr="00655F1A" w:rsidRDefault="00D00BFE" w:rsidP="00D00BFE">
            <w:pPr>
              <w:pStyle w:val="TableBody"/>
              <w:keepNext/>
            </w:pPr>
            <w:commentRangeStart w:id="85"/>
            <w:commentRangeStart w:id="86"/>
            <w:r w:rsidRPr="00655F1A">
              <w:t>Optional</w:t>
            </w:r>
            <w:commentRangeEnd w:id="85"/>
            <w:r w:rsidR="00522FB7" w:rsidRPr="00655F1A">
              <w:rPr>
                <w:rStyle w:val="CommentReference"/>
                <w:rFonts w:ascii="Calibri" w:hAnsi="Calibri"/>
                <w:color w:val="000000" w:themeColor="text1"/>
                <w:position w:val="0"/>
                <w:sz w:val="22"/>
              </w:rPr>
              <w:commentReference w:id="85"/>
            </w:r>
            <w:commentRangeEnd w:id="86"/>
            <w:r w:rsidR="00DF2D9B" w:rsidRPr="00655F1A">
              <w:rPr>
                <w:rStyle w:val="CommentReference"/>
                <w:rFonts w:ascii="Calibri" w:hAnsi="Calibri"/>
                <w:color w:val="000000" w:themeColor="text1"/>
                <w:position w:val="0"/>
                <w:sz w:val="22"/>
              </w:rPr>
              <w:commentReference w:id="86"/>
            </w:r>
          </w:p>
        </w:tc>
        <w:tc>
          <w:tcPr>
            <w:tcW w:w="2580" w:type="dxa"/>
            <w:hideMark/>
          </w:tcPr>
          <w:p w14:paraId="3FCC1FA4" w14:textId="77777777" w:rsidR="00D00BFE" w:rsidRPr="00655F1A" w:rsidRDefault="00D00BFE" w:rsidP="00D00BFE">
            <w:pPr>
              <w:pStyle w:val="TableBody"/>
              <w:keepNext/>
            </w:pPr>
            <w:r w:rsidRPr="00655F1A">
              <w:t>N/A</w:t>
            </w:r>
          </w:p>
        </w:tc>
        <w:tc>
          <w:tcPr>
            <w:tcW w:w="2302" w:type="dxa"/>
            <w:hideMark/>
          </w:tcPr>
          <w:p w14:paraId="14E6A81A" w14:textId="77777777" w:rsidR="00D00BFE" w:rsidRPr="00655F1A" w:rsidRDefault="00D00BFE" w:rsidP="00D00BFE">
            <w:pPr>
              <w:pStyle w:val="TableBody"/>
              <w:keepNext/>
            </w:pPr>
            <w:r w:rsidRPr="00655F1A">
              <w:t>N/A</w:t>
            </w:r>
          </w:p>
        </w:tc>
        <w:tc>
          <w:tcPr>
            <w:tcW w:w="1537" w:type="dxa"/>
            <w:hideMark/>
          </w:tcPr>
          <w:p w14:paraId="6FCBB8E5" w14:textId="77777777" w:rsidR="00D00BFE" w:rsidRPr="00655F1A" w:rsidRDefault="00D00BFE" w:rsidP="00D00BFE">
            <w:pPr>
              <w:pStyle w:val="TableBody"/>
              <w:keepNext/>
            </w:pPr>
            <w:r w:rsidRPr="00655F1A">
              <w:t>Text (selected from list of options)</w:t>
            </w:r>
          </w:p>
        </w:tc>
        <w:tc>
          <w:tcPr>
            <w:tcW w:w="4867" w:type="dxa"/>
            <w:hideMark/>
          </w:tcPr>
          <w:p w14:paraId="75812605" w14:textId="77777777" w:rsidR="00D00BFE" w:rsidRDefault="00D00BFE" w:rsidP="00D00BFE">
            <w:pPr>
              <w:pStyle w:val="TableBullet"/>
              <w:keepNext/>
              <w:spacing w:before="40" w:after="40"/>
            </w:pPr>
            <w:r w:rsidRPr="00551213">
              <w:t>Planned</w:t>
            </w:r>
          </w:p>
          <w:p w14:paraId="769C7F54" w14:textId="77777777" w:rsidR="00D00BFE" w:rsidRDefault="00D00BFE" w:rsidP="00D00BFE">
            <w:pPr>
              <w:pStyle w:val="TableBullet"/>
              <w:keepNext/>
              <w:spacing w:before="40" w:after="40"/>
            </w:pPr>
            <w:r w:rsidRPr="00551213">
              <w:t>Active</w:t>
            </w:r>
          </w:p>
          <w:p w14:paraId="6CCDC0E9" w14:textId="77777777" w:rsidR="00D00BFE" w:rsidRDefault="00D00BFE" w:rsidP="00D00BFE">
            <w:pPr>
              <w:pStyle w:val="TableBullet"/>
              <w:keepNext/>
              <w:spacing w:before="40" w:after="40"/>
            </w:pPr>
            <w:r w:rsidRPr="00551213">
              <w:t>Inactive</w:t>
            </w:r>
          </w:p>
          <w:p w14:paraId="2C6E8D2D" w14:textId="77777777" w:rsidR="00D00BFE" w:rsidRPr="00551213" w:rsidRDefault="00D00BFE" w:rsidP="00D00BFE">
            <w:pPr>
              <w:pStyle w:val="TableBullet"/>
              <w:keepNext/>
              <w:spacing w:before="40" w:after="40"/>
            </w:pPr>
            <w:r w:rsidRPr="00551213">
              <w:t>Abandoned</w:t>
            </w:r>
          </w:p>
          <w:p w14:paraId="282ACBCB" w14:textId="77777777" w:rsidR="00D00BFE" w:rsidRPr="00551213" w:rsidRDefault="00D00BFE" w:rsidP="00D00BFE">
            <w:pPr>
              <w:pStyle w:val="TableBullet"/>
              <w:keepNext/>
              <w:spacing w:before="40" w:after="40"/>
              <w:rPr>
                <w:color w:val="000000" w:themeColor="text1"/>
              </w:rPr>
            </w:pPr>
            <w:r w:rsidRPr="00551213">
              <w:rPr>
                <w:color w:val="000000" w:themeColor="text1"/>
              </w:rPr>
              <w:t>No access</w:t>
            </w:r>
          </w:p>
          <w:p w14:paraId="0CD8F96D" w14:textId="77777777" w:rsidR="00D00BFE" w:rsidRPr="00551213" w:rsidRDefault="00D00BFE" w:rsidP="00D00BFE">
            <w:pPr>
              <w:pStyle w:val="TableBullet"/>
              <w:keepNext/>
              <w:spacing w:before="40" w:after="40"/>
            </w:pPr>
            <w:r w:rsidRPr="00551213">
              <w:rPr>
                <w:sz w:val="18"/>
                <w:szCs w:val="18"/>
              </w:rPr>
              <w:t>Destroyed</w:t>
            </w:r>
          </w:p>
          <w:p w14:paraId="7AE5736E" w14:textId="77777777" w:rsidR="00D00BFE" w:rsidRPr="009C4F85" w:rsidRDefault="00D00BFE" w:rsidP="00D00BFE">
            <w:pPr>
              <w:pStyle w:val="TableBullet"/>
              <w:keepNext/>
              <w:spacing w:before="40" w:after="40"/>
            </w:pPr>
            <w:r w:rsidRPr="007E5082">
              <w:rPr>
                <w:color w:val="000000" w:themeColor="text1"/>
              </w:rPr>
              <w:t>Other</w:t>
            </w:r>
          </w:p>
          <w:p w14:paraId="4F8A42F0" w14:textId="77777777" w:rsidR="00D00BFE" w:rsidRPr="007E5082" w:rsidRDefault="00D00BFE" w:rsidP="00D00BFE">
            <w:pPr>
              <w:pStyle w:val="TableBullet"/>
              <w:keepNext/>
              <w:spacing w:before="40" w:after="40"/>
            </w:pPr>
            <w:r>
              <w:rPr>
                <w:color w:val="000000" w:themeColor="text1"/>
              </w:rPr>
              <w:t>Unknown</w:t>
            </w:r>
          </w:p>
        </w:tc>
      </w:tr>
      <w:tr w:rsidR="00D00BFE" w:rsidRPr="00655F1A" w14:paraId="3EF1A588" w14:textId="77777777" w:rsidTr="008B3D48">
        <w:trPr>
          <w:cantSplit/>
          <w:trHeight w:val="20"/>
        </w:trPr>
        <w:tc>
          <w:tcPr>
            <w:tcW w:w="1975" w:type="dxa"/>
            <w:noWrap/>
            <w:hideMark/>
          </w:tcPr>
          <w:p w14:paraId="007C0D2F" w14:textId="77777777" w:rsidR="00D00BFE" w:rsidRPr="00D00BFE" w:rsidRDefault="00D00BFE" w:rsidP="00D00BFE">
            <w:pPr>
              <w:pStyle w:val="TableBody"/>
              <w:rPr>
                <w:b/>
                <w:bCs/>
              </w:rPr>
            </w:pPr>
            <w:r w:rsidRPr="00D00BFE">
              <w:rPr>
                <w:b/>
                <w:bCs/>
              </w:rPr>
              <w:t>Well Use Type</w:t>
            </w:r>
          </w:p>
        </w:tc>
        <w:tc>
          <w:tcPr>
            <w:tcW w:w="3780" w:type="dxa"/>
            <w:hideMark/>
          </w:tcPr>
          <w:p w14:paraId="32126AD0" w14:textId="77777777" w:rsidR="00D00BFE" w:rsidRPr="00655F1A" w:rsidRDefault="00D00BFE" w:rsidP="00D00BFE">
            <w:pPr>
              <w:pStyle w:val="TableBody"/>
            </w:pPr>
            <w:r w:rsidRPr="00655F1A">
              <w:t>Primary use of the well.</w:t>
            </w:r>
          </w:p>
        </w:tc>
        <w:tc>
          <w:tcPr>
            <w:tcW w:w="1980" w:type="dxa"/>
          </w:tcPr>
          <w:p w14:paraId="079883E3" w14:textId="77777777" w:rsidR="00D00BFE" w:rsidRPr="00551213" w:rsidRDefault="00D00BFE" w:rsidP="00D00BFE">
            <w:pPr>
              <w:pStyle w:val="TableBullet"/>
              <w:spacing w:before="40" w:after="40"/>
            </w:pPr>
            <w:r w:rsidRPr="00551213">
              <w:t>SGMA</w:t>
            </w:r>
          </w:p>
          <w:p w14:paraId="01083DAC" w14:textId="77777777" w:rsidR="00D00BFE" w:rsidRPr="00551213" w:rsidRDefault="00D00BFE" w:rsidP="00D00BFE">
            <w:pPr>
              <w:pStyle w:val="TableBullet"/>
              <w:spacing w:before="40" w:after="40"/>
            </w:pPr>
            <w:r w:rsidRPr="00551213">
              <w:t>CASGEM</w:t>
            </w:r>
          </w:p>
        </w:tc>
        <w:tc>
          <w:tcPr>
            <w:tcW w:w="2574" w:type="dxa"/>
            <w:hideMark/>
          </w:tcPr>
          <w:p w14:paraId="3432B309" w14:textId="77777777" w:rsidR="00D00BFE" w:rsidRPr="00655F1A" w:rsidRDefault="00D00BFE" w:rsidP="00D00BFE">
            <w:pPr>
              <w:pStyle w:val="TableBody"/>
            </w:pPr>
            <w:commentRangeStart w:id="87"/>
            <w:commentRangeStart w:id="88"/>
            <w:r w:rsidRPr="00655F1A">
              <w:t>Optional</w:t>
            </w:r>
            <w:commentRangeEnd w:id="87"/>
            <w:r w:rsidR="00522FB7" w:rsidRPr="00655F1A">
              <w:rPr>
                <w:rStyle w:val="CommentReference"/>
                <w:rFonts w:ascii="Calibri" w:hAnsi="Calibri"/>
                <w:color w:val="000000" w:themeColor="text1"/>
                <w:position w:val="0"/>
                <w:sz w:val="22"/>
              </w:rPr>
              <w:commentReference w:id="87"/>
            </w:r>
            <w:commentRangeEnd w:id="88"/>
            <w:r w:rsidR="00B964EC" w:rsidRPr="00655F1A">
              <w:rPr>
                <w:rStyle w:val="CommentReference"/>
                <w:rFonts w:ascii="Calibri" w:hAnsi="Calibri"/>
                <w:color w:val="000000" w:themeColor="text1"/>
                <w:position w:val="0"/>
                <w:sz w:val="22"/>
              </w:rPr>
              <w:commentReference w:id="88"/>
            </w:r>
          </w:p>
        </w:tc>
        <w:tc>
          <w:tcPr>
            <w:tcW w:w="2580" w:type="dxa"/>
            <w:hideMark/>
          </w:tcPr>
          <w:p w14:paraId="180B1D4D" w14:textId="77777777" w:rsidR="00D00BFE" w:rsidRPr="00655F1A" w:rsidRDefault="00D00BFE" w:rsidP="00D00BFE">
            <w:pPr>
              <w:pStyle w:val="TableBody"/>
            </w:pPr>
            <w:r w:rsidRPr="00655F1A">
              <w:t>N/A</w:t>
            </w:r>
          </w:p>
        </w:tc>
        <w:tc>
          <w:tcPr>
            <w:tcW w:w="2302" w:type="dxa"/>
            <w:hideMark/>
          </w:tcPr>
          <w:p w14:paraId="7D6FE311" w14:textId="77777777" w:rsidR="00D00BFE" w:rsidRPr="00655F1A" w:rsidRDefault="00D00BFE" w:rsidP="00D00BFE">
            <w:pPr>
              <w:pStyle w:val="TableBody"/>
            </w:pPr>
            <w:r w:rsidRPr="00655F1A">
              <w:t>N/A</w:t>
            </w:r>
          </w:p>
        </w:tc>
        <w:tc>
          <w:tcPr>
            <w:tcW w:w="1537" w:type="dxa"/>
            <w:hideMark/>
          </w:tcPr>
          <w:p w14:paraId="48670A0C" w14:textId="77777777" w:rsidR="00D00BFE" w:rsidRPr="00655F1A" w:rsidRDefault="00D00BFE" w:rsidP="00D00BFE">
            <w:pPr>
              <w:pStyle w:val="TableBody"/>
            </w:pPr>
            <w:r w:rsidRPr="00655F1A">
              <w:t>Text (selected from list of options)</w:t>
            </w:r>
          </w:p>
        </w:tc>
        <w:tc>
          <w:tcPr>
            <w:tcW w:w="4867" w:type="dxa"/>
            <w:hideMark/>
          </w:tcPr>
          <w:p w14:paraId="33F94667" w14:textId="77777777" w:rsidR="00D00BFE" w:rsidRDefault="00D00BFE" w:rsidP="00D00BFE">
            <w:pPr>
              <w:pStyle w:val="TableBullet"/>
              <w:spacing w:before="40" w:after="40"/>
            </w:pPr>
            <w:r w:rsidRPr="00551213">
              <w:t>Municipal</w:t>
            </w:r>
          </w:p>
          <w:p w14:paraId="7D0EA14D" w14:textId="77777777" w:rsidR="00D00BFE" w:rsidRDefault="00D00BFE" w:rsidP="00D00BFE">
            <w:pPr>
              <w:pStyle w:val="TableBullet"/>
              <w:spacing w:before="40" w:after="40"/>
            </w:pPr>
            <w:r w:rsidRPr="00551213">
              <w:t>Agricultural</w:t>
            </w:r>
          </w:p>
          <w:p w14:paraId="354EF68B" w14:textId="77777777" w:rsidR="00D00BFE" w:rsidRDefault="00D00BFE" w:rsidP="00D00BFE">
            <w:pPr>
              <w:pStyle w:val="TableBullet"/>
              <w:spacing w:before="40" w:after="40"/>
            </w:pPr>
            <w:r w:rsidRPr="00551213">
              <w:t>Domestic</w:t>
            </w:r>
          </w:p>
          <w:p w14:paraId="3154F7CE" w14:textId="77777777" w:rsidR="00D00BFE" w:rsidRDefault="00D00BFE" w:rsidP="00D00BFE">
            <w:pPr>
              <w:pStyle w:val="TableBullet"/>
              <w:spacing w:before="40" w:after="40"/>
            </w:pPr>
            <w:r w:rsidRPr="00551213">
              <w:t>Monitoring</w:t>
            </w:r>
          </w:p>
          <w:p w14:paraId="23B3745A" w14:textId="77777777" w:rsidR="00D00BFE" w:rsidRPr="00551213" w:rsidRDefault="00D00BFE" w:rsidP="00D00BFE">
            <w:pPr>
              <w:pStyle w:val="TableBullet"/>
              <w:spacing w:before="40" w:after="40"/>
            </w:pPr>
            <w:r w:rsidRPr="00551213">
              <w:t>Industrial</w:t>
            </w:r>
          </w:p>
          <w:p w14:paraId="3683645B" w14:textId="77777777" w:rsidR="00D00BFE" w:rsidRPr="00551213" w:rsidRDefault="00D00BFE" w:rsidP="00D00BFE">
            <w:pPr>
              <w:pStyle w:val="TableBullet"/>
              <w:spacing w:before="40" w:after="40"/>
            </w:pPr>
            <w:r w:rsidRPr="00551213">
              <w:t>Stockwatering</w:t>
            </w:r>
          </w:p>
          <w:p w14:paraId="69ADD1B8" w14:textId="6F8A199D" w:rsidR="00D00BFE" w:rsidRPr="00551213" w:rsidRDefault="00D00BFE" w:rsidP="00D00BFE">
            <w:pPr>
              <w:pStyle w:val="TableBullet"/>
              <w:spacing w:before="40" w:after="40"/>
            </w:pPr>
            <w:r w:rsidRPr="00551213">
              <w:t xml:space="preserve">Public </w:t>
            </w:r>
            <w:r>
              <w:t>s</w:t>
            </w:r>
            <w:r w:rsidRPr="00551213">
              <w:t>upply</w:t>
            </w:r>
          </w:p>
          <w:p w14:paraId="4C5377CE" w14:textId="20059FD6" w:rsidR="00D00BFE" w:rsidRPr="00551213" w:rsidRDefault="00D00BFE" w:rsidP="00D00BFE">
            <w:pPr>
              <w:pStyle w:val="TableBullet"/>
              <w:spacing w:before="40" w:after="40"/>
            </w:pPr>
            <w:r w:rsidRPr="00551213">
              <w:t>Unknown</w:t>
            </w:r>
          </w:p>
          <w:p w14:paraId="3927EC42" w14:textId="77777777" w:rsidR="00D00BFE" w:rsidRDefault="00D00BFE" w:rsidP="00D00BFE">
            <w:pPr>
              <w:pStyle w:val="TableBullet"/>
              <w:spacing w:before="40" w:after="40"/>
            </w:pPr>
            <w:r w:rsidRPr="00551213">
              <w:t>Other</w:t>
            </w:r>
          </w:p>
          <w:p w14:paraId="4B9F7253" w14:textId="77777777" w:rsidR="00D00BFE" w:rsidRPr="00551213" w:rsidRDefault="00D00BFE" w:rsidP="00D00BFE">
            <w:pPr>
              <w:pStyle w:val="TableBullet"/>
              <w:spacing w:before="40" w:after="40"/>
            </w:pPr>
            <w:r>
              <w:t>Irrigation</w:t>
            </w:r>
          </w:p>
        </w:tc>
      </w:tr>
      <w:tr w:rsidR="00D00BFE" w:rsidRPr="00655F1A" w14:paraId="451A22B3" w14:textId="77777777" w:rsidTr="008B3D48">
        <w:trPr>
          <w:cantSplit/>
          <w:trHeight w:val="20"/>
        </w:trPr>
        <w:tc>
          <w:tcPr>
            <w:tcW w:w="1975" w:type="dxa"/>
            <w:noWrap/>
            <w:hideMark/>
          </w:tcPr>
          <w:p w14:paraId="576821E7" w14:textId="77777777" w:rsidR="00D00BFE" w:rsidRPr="00D00BFE" w:rsidRDefault="00D00BFE" w:rsidP="00D00BFE">
            <w:pPr>
              <w:pStyle w:val="TableBody"/>
              <w:rPr>
                <w:b/>
                <w:bCs/>
              </w:rPr>
            </w:pPr>
            <w:r w:rsidRPr="00D00BFE">
              <w:rPr>
                <w:b/>
                <w:bCs/>
              </w:rPr>
              <w:t>Well Completion Structure</w:t>
            </w:r>
          </w:p>
        </w:tc>
        <w:tc>
          <w:tcPr>
            <w:tcW w:w="3780" w:type="dxa"/>
            <w:hideMark/>
          </w:tcPr>
          <w:p w14:paraId="50E99068" w14:textId="77777777" w:rsidR="00D00BFE" w:rsidRPr="00655F1A" w:rsidRDefault="00D00BFE" w:rsidP="00D00BFE">
            <w:pPr>
              <w:pStyle w:val="TableBody"/>
            </w:pPr>
            <w:r w:rsidRPr="00655F1A">
              <w:t>Description of well completion structure.</w:t>
            </w:r>
          </w:p>
        </w:tc>
        <w:tc>
          <w:tcPr>
            <w:tcW w:w="1980" w:type="dxa"/>
          </w:tcPr>
          <w:p w14:paraId="2B55B86E" w14:textId="77777777" w:rsidR="00D00BFE" w:rsidRPr="00551213" w:rsidRDefault="00D00BFE" w:rsidP="00D00BFE">
            <w:pPr>
              <w:pStyle w:val="TableBullet"/>
              <w:spacing w:before="40" w:after="40"/>
            </w:pPr>
            <w:r w:rsidRPr="00551213">
              <w:t>SGMA</w:t>
            </w:r>
          </w:p>
          <w:p w14:paraId="129114DA" w14:textId="77777777" w:rsidR="00D00BFE" w:rsidRPr="00551213" w:rsidRDefault="00D00BFE" w:rsidP="00D00BFE">
            <w:pPr>
              <w:pStyle w:val="TableBullet"/>
              <w:spacing w:before="40" w:after="40"/>
            </w:pPr>
            <w:r w:rsidRPr="00551213">
              <w:t>CASGEM</w:t>
            </w:r>
          </w:p>
        </w:tc>
        <w:tc>
          <w:tcPr>
            <w:tcW w:w="2574" w:type="dxa"/>
            <w:hideMark/>
          </w:tcPr>
          <w:p w14:paraId="62D9AE35" w14:textId="77777777" w:rsidR="00D00BFE" w:rsidRPr="00655F1A" w:rsidRDefault="00D00BFE" w:rsidP="00D00BFE">
            <w:pPr>
              <w:pStyle w:val="TableBody"/>
            </w:pPr>
            <w:commentRangeStart w:id="89"/>
            <w:commentRangeStart w:id="90"/>
            <w:r w:rsidRPr="00655F1A">
              <w:t>Optional</w:t>
            </w:r>
            <w:commentRangeEnd w:id="89"/>
            <w:r w:rsidR="00522FB7" w:rsidRPr="00655F1A">
              <w:rPr>
                <w:rStyle w:val="CommentReference"/>
                <w:rFonts w:ascii="Calibri" w:hAnsi="Calibri"/>
                <w:color w:val="000000" w:themeColor="text1"/>
                <w:position w:val="0"/>
                <w:sz w:val="22"/>
              </w:rPr>
              <w:commentReference w:id="89"/>
            </w:r>
            <w:commentRangeEnd w:id="90"/>
            <w:r w:rsidR="00582E09" w:rsidRPr="00655F1A">
              <w:rPr>
                <w:rStyle w:val="CommentReference"/>
                <w:rFonts w:ascii="Calibri" w:hAnsi="Calibri"/>
                <w:color w:val="000000" w:themeColor="text1"/>
                <w:position w:val="0"/>
                <w:sz w:val="22"/>
              </w:rPr>
              <w:commentReference w:id="90"/>
            </w:r>
          </w:p>
        </w:tc>
        <w:tc>
          <w:tcPr>
            <w:tcW w:w="2580" w:type="dxa"/>
            <w:hideMark/>
          </w:tcPr>
          <w:p w14:paraId="53FD1E3D" w14:textId="77777777" w:rsidR="00D00BFE" w:rsidRPr="00655F1A" w:rsidRDefault="00D00BFE" w:rsidP="00D00BFE">
            <w:pPr>
              <w:pStyle w:val="TableBody"/>
            </w:pPr>
            <w:r w:rsidRPr="00655F1A">
              <w:t>N/A</w:t>
            </w:r>
          </w:p>
        </w:tc>
        <w:tc>
          <w:tcPr>
            <w:tcW w:w="2302" w:type="dxa"/>
            <w:hideMark/>
          </w:tcPr>
          <w:p w14:paraId="307DF516" w14:textId="77777777" w:rsidR="00D00BFE" w:rsidRPr="00655F1A" w:rsidRDefault="00D00BFE" w:rsidP="00D00BFE">
            <w:pPr>
              <w:pStyle w:val="TableBody"/>
            </w:pPr>
            <w:r w:rsidRPr="00655F1A">
              <w:t>N/A</w:t>
            </w:r>
          </w:p>
        </w:tc>
        <w:tc>
          <w:tcPr>
            <w:tcW w:w="1537" w:type="dxa"/>
            <w:hideMark/>
          </w:tcPr>
          <w:p w14:paraId="6B30082F" w14:textId="77777777" w:rsidR="00D00BFE" w:rsidRPr="00655F1A" w:rsidRDefault="00D00BFE" w:rsidP="00D00BFE">
            <w:pPr>
              <w:pStyle w:val="TableBody"/>
            </w:pPr>
            <w:r w:rsidRPr="00655F1A">
              <w:t>Text (selected from list of options)</w:t>
            </w:r>
          </w:p>
        </w:tc>
        <w:tc>
          <w:tcPr>
            <w:tcW w:w="4867" w:type="dxa"/>
            <w:hideMark/>
          </w:tcPr>
          <w:p w14:paraId="2CB6DFF2" w14:textId="77777777" w:rsidR="00D00BFE" w:rsidRDefault="00D00BFE" w:rsidP="00D00BFE">
            <w:pPr>
              <w:pStyle w:val="TableBullet"/>
              <w:spacing w:before="40" w:after="40"/>
            </w:pPr>
            <w:r w:rsidRPr="00551213">
              <w:t>Single Well</w:t>
            </w:r>
          </w:p>
          <w:p w14:paraId="7EBA1DE7" w14:textId="77777777" w:rsidR="00D00BFE" w:rsidRPr="00551213" w:rsidRDefault="00D00BFE" w:rsidP="00D00BFE">
            <w:pPr>
              <w:pStyle w:val="TableBullet"/>
              <w:spacing w:before="40" w:after="40"/>
            </w:pPr>
            <w:r w:rsidRPr="00551213">
              <w:t>Part of a multi-completion well</w:t>
            </w:r>
          </w:p>
        </w:tc>
      </w:tr>
      <w:tr w:rsidR="00D00BFE" w:rsidRPr="00655F1A" w14:paraId="1C0AB6C4" w14:textId="77777777" w:rsidTr="008B3D48">
        <w:trPr>
          <w:cantSplit/>
          <w:trHeight w:val="20"/>
        </w:trPr>
        <w:tc>
          <w:tcPr>
            <w:tcW w:w="1975" w:type="dxa"/>
            <w:noWrap/>
            <w:hideMark/>
          </w:tcPr>
          <w:p w14:paraId="16B20991" w14:textId="77777777" w:rsidR="00D00BFE" w:rsidRPr="00D00BFE" w:rsidRDefault="00D00BFE" w:rsidP="00D00BFE">
            <w:pPr>
              <w:pStyle w:val="TableBody"/>
              <w:rPr>
                <w:b/>
                <w:bCs/>
              </w:rPr>
            </w:pPr>
            <w:r w:rsidRPr="00D00BFE">
              <w:rPr>
                <w:b/>
                <w:bCs/>
              </w:rPr>
              <w:t>Well Completion Report Number</w:t>
            </w:r>
          </w:p>
        </w:tc>
        <w:tc>
          <w:tcPr>
            <w:tcW w:w="3780" w:type="dxa"/>
            <w:hideMark/>
          </w:tcPr>
          <w:p w14:paraId="4725BFAA" w14:textId="77777777" w:rsidR="00D00BFE" w:rsidRPr="00655F1A" w:rsidRDefault="00D00BFE" w:rsidP="00D00BFE">
            <w:pPr>
              <w:pStyle w:val="TableBody"/>
            </w:pPr>
            <w:r w:rsidRPr="00655F1A">
              <w:t>The Department of Water Resources Well Completion Report Number (OSWCR Legacy Log Number).</w:t>
            </w:r>
          </w:p>
        </w:tc>
        <w:tc>
          <w:tcPr>
            <w:tcW w:w="1980" w:type="dxa"/>
          </w:tcPr>
          <w:p w14:paraId="29B922E7" w14:textId="77777777" w:rsidR="00697E29" w:rsidRDefault="00697E29" w:rsidP="00EB7A6D">
            <w:pPr>
              <w:pStyle w:val="TableBullet"/>
              <w:rPr>
                <w:ins w:id="91" w:author="Author"/>
              </w:rPr>
            </w:pPr>
            <w:ins w:id="92" w:author="Author">
              <w:r w:rsidRPr="00551213">
                <w:t>SGMA</w:t>
              </w:r>
            </w:ins>
          </w:p>
          <w:p w14:paraId="0E36BB3F" w14:textId="69C445DD" w:rsidR="00D00BFE" w:rsidRPr="00655F1A" w:rsidRDefault="00697E29" w:rsidP="00EB7A6D">
            <w:pPr>
              <w:pStyle w:val="TableBullet"/>
            </w:pPr>
            <w:ins w:id="93" w:author="Author">
              <w:r w:rsidRPr="00551213">
                <w:t>CASGEM</w:t>
              </w:r>
            </w:ins>
            <w:commentRangeStart w:id="94"/>
            <w:commentRangeStart w:id="95"/>
            <w:del w:id="96" w:author="Author">
              <w:r w:rsidR="00730784" w:rsidDel="00697E29">
                <w:delText>None</w:delText>
              </w:r>
              <w:commentRangeEnd w:id="94"/>
              <w:r w:rsidR="00CA6BA9" w:rsidRPr="00655F1A" w:rsidDel="00697E29">
                <w:rPr>
                  <w:rStyle w:val="CommentReference"/>
                  <w:rFonts w:ascii="Calibri" w:hAnsi="Calibri"/>
                  <w:color w:val="auto"/>
                  <w:position w:val="0"/>
                  <w:sz w:val="22"/>
                </w:rPr>
                <w:commentReference w:id="94"/>
              </w:r>
            </w:del>
            <w:commentRangeEnd w:id="95"/>
            <w:r w:rsidRPr="00655F1A">
              <w:rPr>
                <w:rStyle w:val="CommentReference"/>
                <w:rFonts w:ascii="Calibri" w:hAnsi="Calibri"/>
                <w:color w:val="auto"/>
                <w:position w:val="0"/>
                <w:sz w:val="22"/>
              </w:rPr>
              <w:commentReference w:id="95"/>
            </w:r>
          </w:p>
        </w:tc>
        <w:tc>
          <w:tcPr>
            <w:tcW w:w="2574" w:type="dxa"/>
            <w:hideMark/>
          </w:tcPr>
          <w:p w14:paraId="64BA153C" w14:textId="77777777" w:rsidR="00D00BFE" w:rsidRPr="00655F1A" w:rsidRDefault="00D00BFE" w:rsidP="00D00BFE">
            <w:pPr>
              <w:pStyle w:val="TableBody"/>
            </w:pPr>
            <w:r w:rsidRPr="00655F1A">
              <w:t>Optional</w:t>
            </w:r>
          </w:p>
        </w:tc>
        <w:tc>
          <w:tcPr>
            <w:tcW w:w="2580" w:type="dxa"/>
            <w:hideMark/>
          </w:tcPr>
          <w:p w14:paraId="51CD8539" w14:textId="77777777" w:rsidR="00D00BFE" w:rsidRPr="00655F1A" w:rsidRDefault="00D00BFE" w:rsidP="00D00BFE">
            <w:pPr>
              <w:pStyle w:val="TableBody"/>
            </w:pPr>
            <w:r w:rsidRPr="00655F1A">
              <w:t>N/A</w:t>
            </w:r>
          </w:p>
        </w:tc>
        <w:tc>
          <w:tcPr>
            <w:tcW w:w="2302" w:type="dxa"/>
            <w:hideMark/>
          </w:tcPr>
          <w:p w14:paraId="547CC129" w14:textId="77777777" w:rsidR="00D00BFE" w:rsidRPr="00655F1A" w:rsidRDefault="00D00BFE" w:rsidP="00D00BFE">
            <w:pPr>
              <w:pStyle w:val="TableBody"/>
            </w:pPr>
            <w:r w:rsidRPr="00655F1A">
              <w:t>N/A</w:t>
            </w:r>
          </w:p>
        </w:tc>
        <w:tc>
          <w:tcPr>
            <w:tcW w:w="1537" w:type="dxa"/>
            <w:hideMark/>
          </w:tcPr>
          <w:p w14:paraId="510B197C" w14:textId="77777777" w:rsidR="00D00BFE" w:rsidRPr="00655F1A" w:rsidRDefault="00D00BFE" w:rsidP="00D00BFE">
            <w:pPr>
              <w:pStyle w:val="TableBody"/>
            </w:pPr>
            <w:r w:rsidRPr="00655F1A">
              <w:t>Text</w:t>
            </w:r>
          </w:p>
        </w:tc>
        <w:tc>
          <w:tcPr>
            <w:tcW w:w="4867" w:type="dxa"/>
            <w:hideMark/>
          </w:tcPr>
          <w:p w14:paraId="31DD90DA" w14:textId="77777777" w:rsidR="00D00BFE" w:rsidRPr="00655F1A" w:rsidRDefault="00D00BFE" w:rsidP="00D00BFE">
            <w:pPr>
              <w:pStyle w:val="TableBody"/>
            </w:pPr>
            <w:r w:rsidRPr="00655F1A">
              <w:t>N/A</w:t>
            </w:r>
          </w:p>
        </w:tc>
      </w:tr>
      <w:tr w:rsidR="00D00BFE" w:rsidRPr="00655F1A" w14:paraId="262A0215" w14:textId="77777777" w:rsidTr="008B3D48">
        <w:trPr>
          <w:cantSplit/>
          <w:trHeight w:val="20"/>
        </w:trPr>
        <w:tc>
          <w:tcPr>
            <w:tcW w:w="1975" w:type="dxa"/>
            <w:noWrap/>
            <w:hideMark/>
          </w:tcPr>
          <w:p w14:paraId="62124030" w14:textId="77777777" w:rsidR="00D00BFE" w:rsidRPr="00D00BFE" w:rsidRDefault="00D00BFE" w:rsidP="00D00BFE">
            <w:pPr>
              <w:pStyle w:val="TableBody"/>
              <w:rPr>
                <w:b/>
                <w:bCs/>
              </w:rPr>
            </w:pPr>
            <w:r w:rsidRPr="00D00BFE">
              <w:rPr>
                <w:b/>
                <w:bCs/>
              </w:rPr>
              <w:t>Well Completion Date</w:t>
            </w:r>
          </w:p>
        </w:tc>
        <w:tc>
          <w:tcPr>
            <w:tcW w:w="3780" w:type="dxa"/>
            <w:hideMark/>
          </w:tcPr>
          <w:p w14:paraId="71355A1C" w14:textId="77777777" w:rsidR="00D00BFE" w:rsidRPr="00655F1A" w:rsidRDefault="00D00BFE" w:rsidP="00D00BFE">
            <w:pPr>
              <w:pStyle w:val="TableBody"/>
            </w:pPr>
            <w:r w:rsidRPr="00655F1A">
              <w:t>Date that the well was completed.</w:t>
            </w:r>
          </w:p>
        </w:tc>
        <w:tc>
          <w:tcPr>
            <w:tcW w:w="1980" w:type="dxa"/>
          </w:tcPr>
          <w:p w14:paraId="26CEDADC" w14:textId="5FBC1207" w:rsidR="00D00BFE" w:rsidRPr="00655F1A" w:rsidRDefault="00730784" w:rsidP="00D00BFE">
            <w:pPr>
              <w:pStyle w:val="TableBody"/>
            </w:pPr>
            <w:r>
              <w:t>None</w:t>
            </w:r>
          </w:p>
        </w:tc>
        <w:tc>
          <w:tcPr>
            <w:tcW w:w="2574" w:type="dxa"/>
            <w:hideMark/>
          </w:tcPr>
          <w:p w14:paraId="68AEF8F8" w14:textId="77777777" w:rsidR="00D00BFE" w:rsidRPr="00655F1A" w:rsidRDefault="00D00BFE" w:rsidP="00D00BFE">
            <w:pPr>
              <w:pStyle w:val="TableBody"/>
            </w:pPr>
            <w:r w:rsidRPr="00655F1A">
              <w:t>Optional</w:t>
            </w:r>
          </w:p>
        </w:tc>
        <w:tc>
          <w:tcPr>
            <w:tcW w:w="2580" w:type="dxa"/>
            <w:hideMark/>
          </w:tcPr>
          <w:p w14:paraId="1B923423" w14:textId="77777777" w:rsidR="00D00BFE" w:rsidRPr="00655F1A" w:rsidRDefault="00D00BFE" w:rsidP="00D00BFE">
            <w:pPr>
              <w:pStyle w:val="TableBody"/>
            </w:pPr>
            <w:r w:rsidRPr="00655F1A">
              <w:t>N/A</w:t>
            </w:r>
          </w:p>
        </w:tc>
        <w:tc>
          <w:tcPr>
            <w:tcW w:w="2302" w:type="dxa"/>
            <w:hideMark/>
          </w:tcPr>
          <w:p w14:paraId="52E6E7B9" w14:textId="77777777" w:rsidR="00D00BFE" w:rsidRPr="00655F1A" w:rsidRDefault="00D00BFE" w:rsidP="00D00BFE">
            <w:pPr>
              <w:pStyle w:val="TableBody"/>
            </w:pPr>
            <w:r w:rsidRPr="00655F1A">
              <w:t>MM/DD/YYYY</w:t>
            </w:r>
          </w:p>
        </w:tc>
        <w:tc>
          <w:tcPr>
            <w:tcW w:w="1537" w:type="dxa"/>
            <w:hideMark/>
          </w:tcPr>
          <w:p w14:paraId="7F548935" w14:textId="77777777" w:rsidR="00D00BFE" w:rsidRPr="00655F1A" w:rsidRDefault="00D00BFE" w:rsidP="00D00BFE">
            <w:pPr>
              <w:pStyle w:val="TableBody"/>
            </w:pPr>
            <w:r w:rsidRPr="00655F1A">
              <w:t>Date</w:t>
            </w:r>
          </w:p>
        </w:tc>
        <w:tc>
          <w:tcPr>
            <w:tcW w:w="4867" w:type="dxa"/>
            <w:hideMark/>
          </w:tcPr>
          <w:p w14:paraId="6920B0C2" w14:textId="77777777" w:rsidR="00D00BFE" w:rsidRPr="00655F1A" w:rsidRDefault="00D00BFE" w:rsidP="00D00BFE">
            <w:pPr>
              <w:pStyle w:val="TableBody"/>
            </w:pPr>
            <w:r w:rsidRPr="00655F1A">
              <w:t>N/A</w:t>
            </w:r>
          </w:p>
        </w:tc>
      </w:tr>
      <w:tr w:rsidR="00D00BFE" w:rsidRPr="00655F1A" w14:paraId="07ED303E" w14:textId="77777777" w:rsidTr="008B3D48">
        <w:trPr>
          <w:cantSplit/>
          <w:trHeight w:val="20"/>
        </w:trPr>
        <w:tc>
          <w:tcPr>
            <w:tcW w:w="1975" w:type="dxa"/>
            <w:noWrap/>
            <w:hideMark/>
          </w:tcPr>
          <w:p w14:paraId="349E9FEB" w14:textId="77777777" w:rsidR="00D00BFE" w:rsidRPr="00D00BFE" w:rsidRDefault="00D00BFE" w:rsidP="00D00BFE">
            <w:pPr>
              <w:pStyle w:val="TableBody"/>
              <w:rPr>
                <w:b/>
                <w:bCs/>
              </w:rPr>
            </w:pPr>
            <w:r w:rsidRPr="00D00BFE">
              <w:rPr>
                <w:b/>
                <w:bCs/>
              </w:rPr>
              <w:t>Well Location Description</w:t>
            </w:r>
          </w:p>
        </w:tc>
        <w:tc>
          <w:tcPr>
            <w:tcW w:w="3780" w:type="dxa"/>
            <w:hideMark/>
          </w:tcPr>
          <w:p w14:paraId="4469CE5E" w14:textId="77777777" w:rsidR="00D00BFE" w:rsidRPr="00655F1A" w:rsidRDefault="00D00BFE" w:rsidP="00D00BFE">
            <w:pPr>
              <w:pStyle w:val="TableBody"/>
            </w:pPr>
            <w:r w:rsidRPr="00655F1A">
              <w:t>Description of the location of the well and any other notes used to identify the well's location.</w:t>
            </w:r>
          </w:p>
        </w:tc>
        <w:tc>
          <w:tcPr>
            <w:tcW w:w="1980" w:type="dxa"/>
          </w:tcPr>
          <w:p w14:paraId="754DE505" w14:textId="77777777" w:rsidR="00D00BFE" w:rsidRDefault="00D00BFE" w:rsidP="00D00BFE">
            <w:pPr>
              <w:pStyle w:val="TableBullet"/>
              <w:spacing w:before="40" w:after="40"/>
              <w:rPr>
                <w:ins w:id="97" w:author="Author"/>
              </w:rPr>
            </w:pPr>
            <w:commentRangeStart w:id="98"/>
            <w:commentRangeStart w:id="99"/>
            <w:r w:rsidRPr="00551213">
              <w:t>SGMA</w:t>
            </w:r>
            <w:commentRangeEnd w:id="98"/>
            <w:r w:rsidR="00CA6BA9">
              <w:rPr>
                <w:rStyle w:val="CommentReference"/>
                <w:rFonts w:ascii="Calibri" w:hAnsi="Calibri"/>
                <w:color w:val="auto"/>
                <w:position w:val="0"/>
                <w:sz w:val="22"/>
              </w:rPr>
              <w:commentReference w:id="98"/>
            </w:r>
            <w:commentRangeEnd w:id="99"/>
            <w:r w:rsidR="00697E29">
              <w:rPr>
                <w:rStyle w:val="CommentReference"/>
                <w:rFonts w:ascii="Calibri" w:hAnsi="Calibri"/>
                <w:color w:val="auto"/>
                <w:position w:val="0"/>
                <w:sz w:val="22"/>
              </w:rPr>
              <w:commentReference w:id="99"/>
            </w:r>
          </w:p>
          <w:p w14:paraId="2A1EB761" w14:textId="20487438" w:rsidR="00697E29" w:rsidRPr="00551213" w:rsidRDefault="00697E29" w:rsidP="00D00BFE">
            <w:pPr>
              <w:pStyle w:val="TableBullet"/>
              <w:spacing w:before="40" w:after="40"/>
            </w:pPr>
            <w:ins w:id="100" w:author="Author">
              <w:r>
                <w:t>CASGEM</w:t>
              </w:r>
            </w:ins>
          </w:p>
        </w:tc>
        <w:tc>
          <w:tcPr>
            <w:tcW w:w="2574" w:type="dxa"/>
            <w:hideMark/>
          </w:tcPr>
          <w:p w14:paraId="776DC5CC" w14:textId="77777777" w:rsidR="00D00BFE" w:rsidRPr="00655F1A" w:rsidRDefault="00D00BFE" w:rsidP="00D00BFE">
            <w:pPr>
              <w:pStyle w:val="TableBody"/>
            </w:pPr>
            <w:r w:rsidRPr="00655F1A">
              <w:t>Optional</w:t>
            </w:r>
          </w:p>
        </w:tc>
        <w:tc>
          <w:tcPr>
            <w:tcW w:w="2580" w:type="dxa"/>
            <w:hideMark/>
          </w:tcPr>
          <w:p w14:paraId="494A20D7" w14:textId="77777777" w:rsidR="00D00BFE" w:rsidRPr="00655F1A" w:rsidRDefault="00D00BFE" w:rsidP="00D00BFE">
            <w:pPr>
              <w:pStyle w:val="TableBody"/>
            </w:pPr>
            <w:r w:rsidRPr="00655F1A">
              <w:t>N/A</w:t>
            </w:r>
          </w:p>
        </w:tc>
        <w:tc>
          <w:tcPr>
            <w:tcW w:w="2302" w:type="dxa"/>
            <w:hideMark/>
          </w:tcPr>
          <w:p w14:paraId="3BDAAA27" w14:textId="77777777" w:rsidR="00D00BFE" w:rsidRPr="00655F1A" w:rsidRDefault="00D00BFE" w:rsidP="00D00BFE">
            <w:pPr>
              <w:pStyle w:val="TableBody"/>
            </w:pPr>
            <w:r w:rsidRPr="00655F1A">
              <w:t>N/A</w:t>
            </w:r>
          </w:p>
        </w:tc>
        <w:tc>
          <w:tcPr>
            <w:tcW w:w="1537" w:type="dxa"/>
            <w:hideMark/>
          </w:tcPr>
          <w:p w14:paraId="4EBE7009" w14:textId="77777777" w:rsidR="00D00BFE" w:rsidRPr="00655F1A" w:rsidRDefault="00D00BFE" w:rsidP="00D00BFE">
            <w:pPr>
              <w:pStyle w:val="TableBody"/>
            </w:pPr>
            <w:r w:rsidRPr="00655F1A">
              <w:t>Text</w:t>
            </w:r>
          </w:p>
        </w:tc>
        <w:tc>
          <w:tcPr>
            <w:tcW w:w="4867" w:type="dxa"/>
            <w:hideMark/>
          </w:tcPr>
          <w:p w14:paraId="7ADCE940" w14:textId="77777777" w:rsidR="00D00BFE" w:rsidRPr="00655F1A" w:rsidRDefault="00D00BFE" w:rsidP="00D00BFE">
            <w:pPr>
              <w:pStyle w:val="TableBody"/>
            </w:pPr>
            <w:r w:rsidRPr="00655F1A">
              <w:t>N/A</w:t>
            </w:r>
          </w:p>
        </w:tc>
      </w:tr>
      <w:tr w:rsidR="00D00BFE" w:rsidRPr="00655F1A" w14:paraId="5474A84F" w14:textId="77777777" w:rsidTr="008B3D48">
        <w:trPr>
          <w:cantSplit/>
          <w:trHeight w:val="20"/>
        </w:trPr>
        <w:tc>
          <w:tcPr>
            <w:tcW w:w="1975" w:type="dxa"/>
            <w:noWrap/>
            <w:hideMark/>
          </w:tcPr>
          <w:p w14:paraId="316074E5" w14:textId="77777777" w:rsidR="00D00BFE" w:rsidRPr="00D00BFE" w:rsidRDefault="00D00BFE" w:rsidP="00D00BFE">
            <w:pPr>
              <w:pStyle w:val="TableBody"/>
              <w:rPr>
                <w:b/>
                <w:bCs/>
              </w:rPr>
            </w:pPr>
            <w:r w:rsidRPr="00D00BFE">
              <w:rPr>
                <w:b/>
                <w:bCs/>
              </w:rPr>
              <w:t>SGMA Monitoring Network</w:t>
            </w:r>
          </w:p>
        </w:tc>
        <w:tc>
          <w:tcPr>
            <w:tcW w:w="3780" w:type="dxa"/>
            <w:hideMark/>
          </w:tcPr>
          <w:p w14:paraId="5C713BC6" w14:textId="77777777" w:rsidR="00D00BFE" w:rsidRPr="00655F1A" w:rsidRDefault="00D00BFE" w:rsidP="00D00BFE">
            <w:pPr>
              <w:pStyle w:val="TableBody"/>
            </w:pPr>
            <w:r w:rsidRPr="00655F1A">
              <w:t>The monitoring network that the well is associated with under a Groundwater Sustainability Plan.</w:t>
            </w:r>
          </w:p>
        </w:tc>
        <w:tc>
          <w:tcPr>
            <w:tcW w:w="1980" w:type="dxa"/>
          </w:tcPr>
          <w:p w14:paraId="7F0EF8D0" w14:textId="77777777" w:rsidR="00D00BFE" w:rsidRPr="00551213" w:rsidRDefault="00D00BFE" w:rsidP="00D00BFE">
            <w:pPr>
              <w:pStyle w:val="TableBullet"/>
              <w:spacing w:before="40" w:after="40"/>
            </w:pPr>
            <w:r w:rsidRPr="00551213">
              <w:t>SGMA</w:t>
            </w:r>
          </w:p>
        </w:tc>
        <w:tc>
          <w:tcPr>
            <w:tcW w:w="2574" w:type="dxa"/>
            <w:hideMark/>
          </w:tcPr>
          <w:p w14:paraId="7C6C3440" w14:textId="77777777" w:rsidR="00D00BFE" w:rsidRPr="00655F1A" w:rsidRDefault="00D00BFE" w:rsidP="00D00BFE">
            <w:pPr>
              <w:pStyle w:val="TableBody"/>
            </w:pPr>
            <w:commentRangeStart w:id="101"/>
            <w:commentRangeStart w:id="102"/>
            <w:r w:rsidRPr="00655F1A">
              <w:t>Optional</w:t>
            </w:r>
            <w:commentRangeEnd w:id="101"/>
            <w:r w:rsidR="005545C1" w:rsidRPr="00655F1A">
              <w:rPr>
                <w:rStyle w:val="CommentReference"/>
                <w:rFonts w:ascii="Calibri" w:hAnsi="Calibri"/>
                <w:color w:val="000000" w:themeColor="text1"/>
                <w:position w:val="0"/>
                <w:sz w:val="22"/>
              </w:rPr>
              <w:commentReference w:id="101"/>
            </w:r>
            <w:commentRangeEnd w:id="102"/>
            <w:r w:rsidR="00582E09" w:rsidRPr="00655F1A">
              <w:rPr>
                <w:rStyle w:val="CommentReference"/>
                <w:rFonts w:ascii="Calibri" w:hAnsi="Calibri"/>
                <w:color w:val="000000" w:themeColor="text1"/>
                <w:position w:val="0"/>
                <w:sz w:val="22"/>
              </w:rPr>
              <w:commentReference w:id="102"/>
            </w:r>
          </w:p>
        </w:tc>
        <w:tc>
          <w:tcPr>
            <w:tcW w:w="2580" w:type="dxa"/>
            <w:hideMark/>
          </w:tcPr>
          <w:p w14:paraId="5E1D82A5" w14:textId="77777777" w:rsidR="00D00BFE" w:rsidRPr="00655F1A" w:rsidRDefault="00D00BFE" w:rsidP="00D00BFE">
            <w:pPr>
              <w:pStyle w:val="TableBody"/>
            </w:pPr>
            <w:r w:rsidRPr="00655F1A">
              <w:t>N/A</w:t>
            </w:r>
          </w:p>
        </w:tc>
        <w:tc>
          <w:tcPr>
            <w:tcW w:w="2302" w:type="dxa"/>
            <w:hideMark/>
          </w:tcPr>
          <w:p w14:paraId="2D29D679" w14:textId="77777777" w:rsidR="00D00BFE" w:rsidRPr="00655F1A" w:rsidRDefault="00D00BFE" w:rsidP="00D00BFE">
            <w:pPr>
              <w:pStyle w:val="TableBody"/>
            </w:pPr>
            <w:r w:rsidRPr="00655F1A">
              <w:t>N/A</w:t>
            </w:r>
          </w:p>
        </w:tc>
        <w:tc>
          <w:tcPr>
            <w:tcW w:w="1537" w:type="dxa"/>
            <w:hideMark/>
          </w:tcPr>
          <w:p w14:paraId="3915B454" w14:textId="77777777" w:rsidR="00D00BFE" w:rsidRPr="00655F1A" w:rsidRDefault="00D00BFE" w:rsidP="00D00BFE">
            <w:pPr>
              <w:pStyle w:val="TableBody"/>
            </w:pPr>
            <w:r w:rsidRPr="00655F1A">
              <w:t>Text (selected from list of options)</w:t>
            </w:r>
          </w:p>
        </w:tc>
        <w:tc>
          <w:tcPr>
            <w:tcW w:w="4867" w:type="dxa"/>
            <w:hideMark/>
          </w:tcPr>
          <w:p w14:paraId="10B3C23A" w14:textId="12D19BB4" w:rsidR="00D00BFE" w:rsidRDefault="00D00BFE" w:rsidP="00D00BFE">
            <w:pPr>
              <w:pStyle w:val="TableBullet"/>
              <w:spacing w:before="40" w:after="40"/>
            </w:pPr>
            <w:r w:rsidRPr="00551213">
              <w:t xml:space="preserve">Monitoring </w:t>
            </w:r>
            <w:r>
              <w:t>w</w:t>
            </w:r>
            <w:r w:rsidRPr="00551213">
              <w:t>ell</w:t>
            </w:r>
          </w:p>
          <w:p w14:paraId="5B2ED807" w14:textId="77777777" w:rsidR="00D00BFE" w:rsidRDefault="00D00BFE" w:rsidP="00D00BFE">
            <w:pPr>
              <w:pStyle w:val="TableBullet"/>
              <w:spacing w:before="40" w:after="40"/>
            </w:pPr>
            <w:r w:rsidRPr="00551213">
              <w:t>Representative monitoring well</w:t>
            </w:r>
          </w:p>
          <w:p w14:paraId="2F225DC9" w14:textId="77777777" w:rsidR="00D00BFE" w:rsidRPr="00551213" w:rsidRDefault="00D00BFE" w:rsidP="00D00BFE">
            <w:pPr>
              <w:pStyle w:val="TableBullet"/>
              <w:spacing w:before="40" w:after="40"/>
            </w:pPr>
            <w:r w:rsidRPr="00551213">
              <w:t>Other</w:t>
            </w:r>
          </w:p>
        </w:tc>
      </w:tr>
      <w:tr w:rsidR="00D00BFE" w:rsidRPr="00655F1A" w14:paraId="5C9FA575" w14:textId="77777777" w:rsidTr="008B3D48">
        <w:trPr>
          <w:cantSplit/>
          <w:trHeight w:val="20"/>
        </w:trPr>
        <w:tc>
          <w:tcPr>
            <w:tcW w:w="1975" w:type="dxa"/>
            <w:noWrap/>
            <w:hideMark/>
          </w:tcPr>
          <w:p w14:paraId="1A69B2B2" w14:textId="77777777" w:rsidR="00D00BFE" w:rsidRPr="00D00BFE" w:rsidRDefault="00D00BFE" w:rsidP="00D00BFE">
            <w:pPr>
              <w:pStyle w:val="TableBody"/>
              <w:keepNext/>
              <w:rPr>
                <w:b/>
                <w:bCs/>
              </w:rPr>
            </w:pPr>
            <w:r w:rsidRPr="00D00BFE">
              <w:rPr>
                <w:b/>
                <w:bCs/>
              </w:rPr>
              <w:lastRenderedPageBreak/>
              <w:t>Additional Comments</w:t>
            </w:r>
          </w:p>
        </w:tc>
        <w:tc>
          <w:tcPr>
            <w:tcW w:w="3780" w:type="dxa"/>
            <w:hideMark/>
          </w:tcPr>
          <w:p w14:paraId="63F921E4" w14:textId="77777777" w:rsidR="00D00BFE" w:rsidRPr="00655F1A" w:rsidRDefault="00D00BFE" w:rsidP="00D00BFE">
            <w:pPr>
              <w:pStyle w:val="TableBody"/>
              <w:keepNext/>
            </w:pPr>
            <w:r w:rsidRPr="00655F1A">
              <w:t>Any additional comments concerning well characteristics.</w:t>
            </w:r>
          </w:p>
        </w:tc>
        <w:tc>
          <w:tcPr>
            <w:tcW w:w="1980" w:type="dxa"/>
          </w:tcPr>
          <w:p w14:paraId="67960FC0" w14:textId="5438CD6D" w:rsidR="00D00BFE" w:rsidRPr="00655F1A" w:rsidRDefault="00697E29" w:rsidP="00697E29">
            <w:pPr>
              <w:pStyle w:val="TableBody"/>
              <w:keepNext/>
              <w:numPr>
                <w:ilvl w:val="0"/>
                <w:numId w:val="38"/>
              </w:numPr>
            </w:pPr>
            <w:ins w:id="103" w:author="Author">
              <w:r>
                <w:t>SGMA</w:t>
              </w:r>
            </w:ins>
            <w:commentRangeStart w:id="104"/>
            <w:commentRangeStart w:id="105"/>
            <w:del w:id="106" w:author="Author">
              <w:r w:rsidR="00730784" w:rsidDel="00697E29">
                <w:delText>None</w:delText>
              </w:r>
              <w:commentRangeEnd w:id="104"/>
              <w:r w:rsidR="005545C1" w:rsidRPr="00655F1A" w:rsidDel="00697E29">
                <w:rPr>
                  <w:rStyle w:val="CommentReference"/>
                  <w:rFonts w:ascii="Calibri" w:hAnsi="Calibri"/>
                  <w:color w:val="000000" w:themeColor="text1"/>
                  <w:position w:val="0"/>
                  <w:sz w:val="22"/>
                </w:rPr>
                <w:commentReference w:id="104"/>
              </w:r>
            </w:del>
            <w:commentRangeEnd w:id="105"/>
            <w:r w:rsidRPr="00655F1A">
              <w:rPr>
                <w:rStyle w:val="CommentReference"/>
                <w:rFonts w:ascii="Calibri" w:hAnsi="Calibri"/>
                <w:color w:val="000000" w:themeColor="text1"/>
                <w:position w:val="0"/>
                <w:sz w:val="22"/>
              </w:rPr>
              <w:commentReference w:id="105"/>
            </w:r>
          </w:p>
        </w:tc>
        <w:tc>
          <w:tcPr>
            <w:tcW w:w="2574" w:type="dxa"/>
            <w:hideMark/>
          </w:tcPr>
          <w:p w14:paraId="02E7367C" w14:textId="77777777" w:rsidR="00D00BFE" w:rsidRPr="00655F1A" w:rsidRDefault="00D00BFE" w:rsidP="00D00BFE">
            <w:pPr>
              <w:pStyle w:val="TableBody"/>
              <w:keepNext/>
            </w:pPr>
            <w:r w:rsidRPr="00655F1A">
              <w:t>Optional</w:t>
            </w:r>
          </w:p>
        </w:tc>
        <w:tc>
          <w:tcPr>
            <w:tcW w:w="2580" w:type="dxa"/>
            <w:hideMark/>
          </w:tcPr>
          <w:p w14:paraId="7B21DE94" w14:textId="77777777" w:rsidR="00D00BFE" w:rsidRPr="00655F1A" w:rsidRDefault="00D00BFE" w:rsidP="00D00BFE">
            <w:pPr>
              <w:pStyle w:val="TableBody"/>
              <w:keepNext/>
            </w:pPr>
            <w:r w:rsidRPr="00655F1A">
              <w:t>N/A</w:t>
            </w:r>
          </w:p>
        </w:tc>
        <w:tc>
          <w:tcPr>
            <w:tcW w:w="2302" w:type="dxa"/>
            <w:hideMark/>
          </w:tcPr>
          <w:p w14:paraId="5D64C210" w14:textId="77777777" w:rsidR="00D00BFE" w:rsidRPr="00655F1A" w:rsidRDefault="00D00BFE" w:rsidP="00D00BFE">
            <w:pPr>
              <w:pStyle w:val="TableBody"/>
              <w:keepNext/>
            </w:pPr>
            <w:r w:rsidRPr="00655F1A">
              <w:t>N/A</w:t>
            </w:r>
          </w:p>
        </w:tc>
        <w:tc>
          <w:tcPr>
            <w:tcW w:w="1537" w:type="dxa"/>
            <w:hideMark/>
          </w:tcPr>
          <w:p w14:paraId="7D75B8C0" w14:textId="77777777" w:rsidR="00D00BFE" w:rsidRPr="00655F1A" w:rsidRDefault="00D00BFE" w:rsidP="00D00BFE">
            <w:pPr>
              <w:pStyle w:val="TableBody"/>
              <w:keepNext/>
            </w:pPr>
            <w:r w:rsidRPr="00655F1A">
              <w:t>Text</w:t>
            </w:r>
          </w:p>
        </w:tc>
        <w:tc>
          <w:tcPr>
            <w:tcW w:w="4867" w:type="dxa"/>
            <w:hideMark/>
          </w:tcPr>
          <w:p w14:paraId="283D8EE5" w14:textId="77777777" w:rsidR="00D00BFE" w:rsidRPr="00655F1A" w:rsidRDefault="00D00BFE" w:rsidP="00D00BFE">
            <w:pPr>
              <w:pStyle w:val="TableBody"/>
              <w:keepNext/>
            </w:pPr>
            <w:r w:rsidRPr="00655F1A">
              <w:t>N/A</w:t>
            </w:r>
          </w:p>
        </w:tc>
      </w:tr>
    </w:tbl>
    <w:p w14:paraId="07D21F2D" w14:textId="24B4B20E" w:rsidR="00D00BFE" w:rsidRDefault="00D00BFE" w:rsidP="00D00BFE">
      <w:pPr>
        <w:keepNext/>
        <w:spacing w:after="0"/>
        <w:rPr>
          <w:rFonts w:cs="Calibri"/>
          <w:color w:val="000000"/>
          <w:sz w:val="20"/>
        </w:rPr>
      </w:pPr>
      <w:r>
        <w:rPr>
          <w:rFonts w:cs="Calibri"/>
          <w:color w:val="000000"/>
          <w:sz w:val="20"/>
          <w:vertAlign w:val="superscript"/>
        </w:rPr>
        <w:t>[a]</w:t>
      </w:r>
      <w:r>
        <w:rPr>
          <w:rFonts w:cs="Calibri"/>
          <w:color w:val="000000"/>
          <w:sz w:val="20"/>
        </w:rPr>
        <w:t xml:space="preserve">Attributes designated as optional may be required depending on program specific reporting compliance. Fields designated as required are deemed to be the most important attributes for reporting. However, if required data </w:t>
      </w:r>
      <w:ins w:id="107" w:author="Author">
        <w:r w:rsidR="00EB7A6D">
          <w:rPr>
            <w:rFonts w:cs="Calibri"/>
            <w:color w:val="000000"/>
            <w:sz w:val="20"/>
          </w:rPr>
          <w:t>are</w:t>
        </w:r>
      </w:ins>
      <w:del w:id="108" w:author="Author">
        <w:r w:rsidDel="00EB7A6D">
          <w:rPr>
            <w:rFonts w:cs="Calibri"/>
            <w:color w:val="000000"/>
            <w:sz w:val="20"/>
          </w:rPr>
          <w:delText>is</w:delText>
        </w:r>
      </w:del>
      <w:r>
        <w:rPr>
          <w:rFonts w:cs="Calibri"/>
          <w:color w:val="000000"/>
          <w:sz w:val="20"/>
        </w:rPr>
        <w:t xml:space="preserve"> missing, the user may still upload the attributes that are available. Required fields that are not submitted will cause the data to be flagged for quality control purposes. An additional evaluation of the SAFER program’s level of requirements is still needed to highlight program reporting requirements.</w:t>
      </w:r>
    </w:p>
    <w:p w14:paraId="2302A3E4" w14:textId="698DC85A" w:rsidR="00D00BFE" w:rsidRDefault="00D00BFE" w:rsidP="00D00BFE">
      <w:pPr>
        <w:keepNext/>
        <w:spacing w:after="0"/>
        <w:rPr>
          <w:rFonts w:cs="Calibri"/>
          <w:color w:val="000000"/>
          <w:sz w:val="20"/>
        </w:rPr>
      </w:pPr>
      <w:r>
        <w:rPr>
          <w:rFonts w:cs="Calibri"/>
          <w:color w:val="000000"/>
          <w:sz w:val="20"/>
          <w:vertAlign w:val="superscript"/>
        </w:rPr>
        <w:t xml:space="preserve">[b] </w:t>
      </w:r>
      <w:r>
        <w:rPr>
          <w:rFonts w:cs="Calibri"/>
          <w:color w:val="000000"/>
          <w:sz w:val="20"/>
        </w:rPr>
        <w:t>The Recommended Reporting Accuracy does not preclude data outside of the recommended accuracy from being submitted. Data with Unknown or Other Accuracy may be flagged as potentially inaccurate data.</w:t>
      </w:r>
    </w:p>
    <w:p w14:paraId="00B7D242" w14:textId="2721FDE0" w:rsidR="00D00BFE" w:rsidRDefault="00D00BFE" w:rsidP="00D00BFE">
      <w:pPr>
        <w:keepNext/>
        <w:spacing w:after="0"/>
        <w:rPr>
          <w:rFonts w:cs="Calibri"/>
          <w:color w:val="000000"/>
          <w:sz w:val="20"/>
        </w:rPr>
      </w:pPr>
      <w:r>
        <w:rPr>
          <w:rFonts w:cs="Calibri"/>
          <w:color w:val="000000"/>
          <w:sz w:val="20"/>
        </w:rPr>
        <w:t xml:space="preserve">CASGEM = </w:t>
      </w:r>
      <w:r w:rsidRPr="000546D9">
        <w:rPr>
          <w:rFonts w:cs="Calibri"/>
          <w:color w:val="000000"/>
          <w:sz w:val="20"/>
        </w:rPr>
        <w:t>California Statewide Groundwater Elevation Monitoring</w:t>
      </w:r>
    </w:p>
    <w:p w14:paraId="2709CDE6" w14:textId="77777777" w:rsidR="00D00BFE" w:rsidRDefault="00D00BFE" w:rsidP="00952B56">
      <w:pPr>
        <w:spacing w:after="0"/>
        <w:rPr>
          <w:rFonts w:cs="Calibri"/>
          <w:color w:val="000000"/>
          <w:sz w:val="20"/>
        </w:rPr>
      </w:pPr>
      <w:r>
        <w:rPr>
          <w:rFonts w:cs="Calibri"/>
          <w:color w:val="000000"/>
          <w:sz w:val="20"/>
        </w:rPr>
        <w:t>FEP = f</w:t>
      </w:r>
      <w:r w:rsidRPr="00BE05E9">
        <w:rPr>
          <w:rFonts w:cs="Calibri"/>
          <w:color w:val="000000"/>
          <w:sz w:val="20"/>
        </w:rPr>
        <w:t>luorinated ethylene propylen</w:t>
      </w:r>
      <w:r>
        <w:rPr>
          <w:rFonts w:cs="Calibri"/>
          <w:color w:val="000000"/>
          <w:sz w:val="20"/>
        </w:rPr>
        <w:t>e</w:t>
      </w:r>
    </w:p>
    <w:p w14:paraId="3E2CB291" w14:textId="77777777" w:rsidR="00D00BFE" w:rsidRDefault="00D00BFE" w:rsidP="00952B56">
      <w:pPr>
        <w:spacing w:after="0"/>
        <w:rPr>
          <w:rFonts w:cs="Calibri"/>
          <w:color w:val="000000"/>
          <w:sz w:val="20"/>
        </w:rPr>
      </w:pPr>
      <w:r>
        <w:rPr>
          <w:rFonts w:cs="Calibri"/>
          <w:color w:val="000000"/>
          <w:sz w:val="20"/>
        </w:rPr>
        <w:t>GeoTracker =</w:t>
      </w:r>
      <w:r>
        <w:t xml:space="preserve"> </w:t>
      </w:r>
      <w:r w:rsidRPr="009D30D8">
        <w:rPr>
          <w:rFonts w:cs="Calibri"/>
          <w:color w:val="000000"/>
          <w:sz w:val="20"/>
        </w:rPr>
        <w:t>GeoTracker Data Management Syst</w:t>
      </w:r>
      <w:r>
        <w:rPr>
          <w:rFonts w:cs="Calibri"/>
          <w:color w:val="000000"/>
          <w:sz w:val="20"/>
        </w:rPr>
        <w:t>em</w:t>
      </w:r>
    </w:p>
    <w:p w14:paraId="53CB4AFD" w14:textId="77777777" w:rsidR="00D00BFE" w:rsidRDefault="00D00BFE" w:rsidP="00952B56">
      <w:pPr>
        <w:spacing w:after="0"/>
        <w:rPr>
          <w:rFonts w:cs="Calibri"/>
          <w:color w:val="000000"/>
          <w:sz w:val="20"/>
        </w:rPr>
      </w:pPr>
      <w:r>
        <w:rPr>
          <w:rFonts w:cs="Calibri"/>
          <w:color w:val="000000"/>
          <w:sz w:val="20"/>
        </w:rPr>
        <w:t>GPS = geographic positioning system</w:t>
      </w:r>
    </w:p>
    <w:p w14:paraId="3908BA0E" w14:textId="77777777" w:rsidR="00D00BFE" w:rsidRDefault="00D00BFE" w:rsidP="00952B56">
      <w:pPr>
        <w:spacing w:after="0"/>
        <w:rPr>
          <w:rFonts w:cs="Calibri"/>
          <w:color w:val="000000"/>
          <w:sz w:val="20"/>
        </w:rPr>
      </w:pPr>
      <w:r w:rsidRPr="00655F1A">
        <w:rPr>
          <w:rFonts w:cs="Calibri"/>
          <w:color w:val="000000"/>
          <w:sz w:val="20"/>
        </w:rPr>
        <w:t>GSE = ground surface elevation</w:t>
      </w:r>
    </w:p>
    <w:p w14:paraId="1ED68560" w14:textId="5E154214" w:rsidR="00D00BFE" w:rsidRDefault="00D00BFE" w:rsidP="00952B56">
      <w:pPr>
        <w:spacing w:after="0"/>
        <w:rPr>
          <w:rFonts w:cs="Calibri"/>
          <w:color w:val="000000"/>
          <w:sz w:val="20"/>
        </w:rPr>
      </w:pPr>
      <w:r w:rsidRPr="00655F1A">
        <w:rPr>
          <w:rFonts w:cs="Calibri"/>
          <w:color w:val="000000"/>
          <w:sz w:val="20"/>
        </w:rPr>
        <w:t>N/A = not applicable</w:t>
      </w:r>
    </w:p>
    <w:p w14:paraId="26C788FF" w14:textId="77777777" w:rsidR="00D00BFE" w:rsidRDefault="00D00BFE" w:rsidP="00952B56">
      <w:pPr>
        <w:spacing w:after="0"/>
        <w:rPr>
          <w:rFonts w:cs="Calibri"/>
          <w:color w:val="000000"/>
          <w:sz w:val="20"/>
        </w:rPr>
      </w:pPr>
      <w:r>
        <w:rPr>
          <w:rFonts w:cs="Calibri"/>
          <w:color w:val="000000"/>
          <w:sz w:val="20"/>
        </w:rPr>
        <w:t xml:space="preserve">NAD83 = </w:t>
      </w:r>
      <w:r w:rsidRPr="003F7E82">
        <w:rPr>
          <w:rFonts w:cs="Calibri"/>
          <w:color w:val="000000"/>
          <w:sz w:val="20"/>
        </w:rPr>
        <w:t>North American Datum of 19</w:t>
      </w:r>
      <w:r>
        <w:rPr>
          <w:rFonts w:cs="Calibri"/>
          <w:color w:val="000000"/>
          <w:sz w:val="20"/>
        </w:rPr>
        <w:t>83</w:t>
      </w:r>
    </w:p>
    <w:p w14:paraId="4FDF5F4D" w14:textId="77777777" w:rsidR="00D00BFE" w:rsidRDefault="00D00BFE" w:rsidP="00952B56">
      <w:pPr>
        <w:spacing w:after="0"/>
        <w:rPr>
          <w:rFonts w:cs="Calibri"/>
          <w:color w:val="000000"/>
          <w:sz w:val="20"/>
        </w:rPr>
      </w:pPr>
      <w:r w:rsidRPr="00655F1A">
        <w:rPr>
          <w:rFonts w:cs="Calibri"/>
          <w:color w:val="000000"/>
          <w:sz w:val="20"/>
        </w:rPr>
        <w:t>NAVD88 = North American Vertical Datum of 1988</w:t>
      </w:r>
    </w:p>
    <w:p w14:paraId="4757DD72" w14:textId="77777777" w:rsidR="00D00BFE" w:rsidRDefault="00D00BFE" w:rsidP="00952B56">
      <w:pPr>
        <w:spacing w:after="0"/>
        <w:rPr>
          <w:rFonts w:cs="Calibri"/>
          <w:color w:val="000000"/>
          <w:sz w:val="20"/>
        </w:rPr>
      </w:pPr>
      <w:r w:rsidRPr="00B7351A">
        <w:rPr>
          <w:rFonts w:cs="Calibri"/>
          <w:color w:val="000000"/>
          <w:sz w:val="20"/>
        </w:rPr>
        <w:t>NGVD29</w:t>
      </w:r>
      <w:r>
        <w:rPr>
          <w:rFonts w:cs="Calibri"/>
          <w:color w:val="000000"/>
          <w:sz w:val="20"/>
        </w:rPr>
        <w:t xml:space="preserve"> = </w:t>
      </w:r>
      <w:r w:rsidRPr="003F7E82">
        <w:rPr>
          <w:rFonts w:cs="Calibri"/>
          <w:color w:val="000000"/>
          <w:sz w:val="20"/>
        </w:rPr>
        <w:t xml:space="preserve">North </w:t>
      </w:r>
      <w:r>
        <w:rPr>
          <w:rFonts w:cs="Calibri"/>
          <w:color w:val="000000"/>
          <w:sz w:val="20"/>
        </w:rPr>
        <w:t>Geodetic</w:t>
      </w:r>
      <w:r w:rsidRPr="003F7E82">
        <w:rPr>
          <w:rFonts w:cs="Calibri"/>
          <w:color w:val="000000"/>
          <w:sz w:val="20"/>
        </w:rPr>
        <w:t xml:space="preserve"> Vertical Datum of 19</w:t>
      </w:r>
      <w:r>
        <w:rPr>
          <w:rFonts w:cs="Calibri"/>
          <w:color w:val="000000"/>
          <w:sz w:val="20"/>
        </w:rPr>
        <w:t>29</w:t>
      </w:r>
    </w:p>
    <w:p w14:paraId="10D73B67" w14:textId="77777777" w:rsidR="00D00BFE" w:rsidRDefault="00D00BFE" w:rsidP="00952B56">
      <w:pPr>
        <w:spacing w:after="0"/>
        <w:rPr>
          <w:rFonts w:cs="Calibri"/>
          <w:color w:val="000000"/>
          <w:sz w:val="20"/>
        </w:rPr>
      </w:pPr>
      <w:r w:rsidRPr="00655F1A">
        <w:rPr>
          <w:rFonts w:cs="Calibri"/>
          <w:color w:val="000000"/>
          <w:sz w:val="20"/>
        </w:rPr>
        <w:t>OSWCR = Online System of Well Completion Reports</w:t>
      </w:r>
    </w:p>
    <w:p w14:paraId="443136FF" w14:textId="77777777" w:rsidR="009C4F85" w:rsidRDefault="00D00BFE" w:rsidP="00952B56">
      <w:pPr>
        <w:spacing w:after="0"/>
        <w:rPr>
          <w:rFonts w:cs="Calibri"/>
          <w:color w:val="000000"/>
          <w:sz w:val="20"/>
        </w:rPr>
      </w:pPr>
      <w:r>
        <w:rPr>
          <w:rFonts w:cs="Calibri"/>
          <w:color w:val="000000"/>
          <w:sz w:val="20"/>
        </w:rPr>
        <w:t>PVC = polyvinyl chloride</w:t>
      </w:r>
    </w:p>
    <w:p w14:paraId="2C0EA1DB" w14:textId="2F179F44" w:rsidR="00D00BFE" w:rsidRDefault="00D00BFE" w:rsidP="00952B56">
      <w:pPr>
        <w:spacing w:after="0"/>
        <w:rPr>
          <w:rFonts w:cs="Calibri"/>
          <w:color w:val="000000"/>
          <w:sz w:val="20"/>
        </w:rPr>
      </w:pPr>
      <w:r w:rsidRPr="00655F1A">
        <w:rPr>
          <w:rFonts w:cs="Calibri"/>
          <w:color w:val="000000"/>
          <w:sz w:val="20"/>
        </w:rPr>
        <w:t>RPE = reference point elevation</w:t>
      </w:r>
    </w:p>
    <w:p w14:paraId="48641451" w14:textId="1D392D85" w:rsidR="00D00BFE" w:rsidRDefault="00D00BFE" w:rsidP="00952B56">
      <w:pPr>
        <w:spacing w:after="0"/>
        <w:rPr>
          <w:rFonts w:cs="Calibri"/>
          <w:color w:val="000000"/>
          <w:sz w:val="20"/>
        </w:rPr>
      </w:pPr>
      <w:r>
        <w:rPr>
          <w:rFonts w:cs="Calibri"/>
          <w:color w:val="000000"/>
          <w:sz w:val="20"/>
        </w:rPr>
        <w:t>RHT = well riser height</w:t>
      </w:r>
    </w:p>
    <w:p w14:paraId="426C4563" w14:textId="77777777" w:rsidR="00D00BFE" w:rsidRDefault="00D00BFE" w:rsidP="00952B56">
      <w:pPr>
        <w:spacing w:after="0"/>
        <w:rPr>
          <w:rFonts w:cs="Calibri"/>
          <w:color w:val="000000"/>
          <w:sz w:val="20"/>
        </w:rPr>
      </w:pPr>
      <w:r>
        <w:rPr>
          <w:rFonts w:cs="Calibri"/>
          <w:color w:val="000000"/>
          <w:sz w:val="20"/>
        </w:rPr>
        <w:t xml:space="preserve">SAFER = </w:t>
      </w:r>
      <w:r w:rsidRPr="00395B44">
        <w:rPr>
          <w:rFonts w:cs="Calibri"/>
          <w:color w:val="000000"/>
          <w:sz w:val="20"/>
        </w:rPr>
        <w:t>Safe and Affordable Funding for Equity and Resilience Program</w:t>
      </w:r>
    </w:p>
    <w:p w14:paraId="4EAEB843" w14:textId="77777777" w:rsidR="00D00BFE" w:rsidRDefault="00D00BFE" w:rsidP="00952B56">
      <w:pPr>
        <w:spacing w:after="0"/>
        <w:rPr>
          <w:rFonts w:cs="Calibri"/>
          <w:color w:val="000000"/>
          <w:sz w:val="20"/>
        </w:rPr>
      </w:pPr>
      <w:r>
        <w:rPr>
          <w:rFonts w:cs="Calibri"/>
          <w:color w:val="000000"/>
          <w:sz w:val="20"/>
        </w:rPr>
        <w:t>SGMA =</w:t>
      </w:r>
      <w:r>
        <w:t xml:space="preserve"> </w:t>
      </w:r>
      <w:r w:rsidRPr="009D30D8">
        <w:rPr>
          <w:rFonts w:cs="Calibri"/>
          <w:color w:val="000000"/>
          <w:sz w:val="20"/>
        </w:rPr>
        <w:t>Sustainable Groundwater Management Act</w:t>
      </w:r>
    </w:p>
    <w:p w14:paraId="1FDFBF41" w14:textId="77777777" w:rsidR="00D00BFE" w:rsidRDefault="00D00BFE" w:rsidP="00952B56">
      <w:pPr>
        <w:spacing w:after="0"/>
        <w:rPr>
          <w:rFonts w:cs="Calibri"/>
          <w:color w:val="000000"/>
          <w:sz w:val="20"/>
        </w:rPr>
      </w:pPr>
      <w:r>
        <w:rPr>
          <w:rFonts w:cs="Calibri"/>
          <w:color w:val="000000"/>
          <w:sz w:val="20"/>
        </w:rPr>
        <w:t xml:space="preserve">USGS = US </w:t>
      </w:r>
      <w:r w:rsidRPr="000546D9">
        <w:rPr>
          <w:rFonts w:cs="Calibri"/>
          <w:color w:val="000000"/>
          <w:sz w:val="20"/>
        </w:rPr>
        <w:t>Geological Survey</w:t>
      </w:r>
    </w:p>
    <w:p w14:paraId="65B8DD14" w14:textId="0F3A89E9" w:rsidR="00D00BFE" w:rsidRDefault="00D00BFE" w:rsidP="00952B56">
      <w:pPr>
        <w:spacing w:after="0"/>
        <w:rPr>
          <w:rFonts w:cs="Calibri"/>
          <w:color w:val="000000"/>
          <w:sz w:val="20"/>
        </w:rPr>
      </w:pPr>
      <w:r>
        <w:rPr>
          <w:rFonts w:cs="Calibri"/>
          <w:color w:val="000000"/>
          <w:sz w:val="20"/>
        </w:rPr>
        <w:t>WAAS =</w:t>
      </w:r>
      <w:r w:rsidR="002D607D">
        <w:rPr>
          <w:rFonts w:cs="Calibri"/>
          <w:color w:val="000000"/>
          <w:sz w:val="20"/>
        </w:rPr>
        <w:t>Wide Area Augmentation System</w:t>
      </w:r>
    </w:p>
    <w:p w14:paraId="18CAFCD6" w14:textId="641C767B" w:rsidR="00D00BFE" w:rsidRDefault="00D00BFE" w:rsidP="009C4F85">
      <w:pPr>
        <w:spacing w:after="0"/>
      </w:pPr>
      <w:r>
        <w:rPr>
          <w:rFonts w:cs="Calibri"/>
          <w:color w:val="000000"/>
          <w:sz w:val="20"/>
        </w:rPr>
        <w:t xml:space="preserve">WGS84 = World Geodetic System </w:t>
      </w:r>
      <w:bookmarkEnd w:id="0"/>
    </w:p>
    <w:sectPr w:rsidR="00D00BFE" w:rsidSect="00D00BFE">
      <w:headerReference w:type="even" r:id="rId11"/>
      <w:headerReference w:type="default" r:id="rId12"/>
      <w:footerReference w:type="even" r:id="rId13"/>
      <w:footerReference w:type="default" r:id="rId14"/>
      <w:headerReference w:type="first" r:id="rId15"/>
      <w:footerReference w:type="first" r:id="rId16"/>
      <w:pgSz w:w="24480" w:h="15840" w:orient="landscape" w:code="1"/>
      <w:pgMar w:top="1440" w:right="1440" w:bottom="1440" w:left="1440" w:header="576"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5E0B5770" w14:textId="77777777" w:rsidR="00764E37" w:rsidRDefault="00764E37" w:rsidP="00764E37">
      <w:pPr>
        <w:pStyle w:val="CommentText"/>
      </w:pPr>
      <w:r>
        <w:rPr>
          <w:rStyle w:val="CommentReference"/>
        </w:rPr>
        <w:annotationRef/>
      </w:r>
      <w:r>
        <w:t xml:space="preserve">Required in the MNM. </w:t>
      </w:r>
    </w:p>
  </w:comment>
  <w:comment w:id="2" w:author="Author" w:initials="A">
    <w:p w14:paraId="2D11598A" w14:textId="77777777" w:rsidR="002F419D" w:rsidRDefault="002F419D" w:rsidP="002F419D">
      <w:pPr>
        <w:pStyle w:val="CommentText"/>
      </w:pPr>
      <w:r>
        <w:rPr>
          <w:rStyle w:val="CommentReference"/>
        </w:rPr>
        <w:annotationRef/>
      </w:r>
      <w:r>
        <w:t>Correct. SGMA is listed as a program that requires reporting of this attribute.</w:t>
      </w:r>
    </w:p>
  </w:comment>
  <w:comment w:id="31" w:author="Author" w:initials="A">
    <w:p w14:paraId="3AD694B4" w14:textId="68480873" w:rsidR="00764E37" w:rsidRDefault="00764E37" w:rsidP="00764E37">
      <w:pPr>
        <w:pStyle w:val="CommentText"/>
      </w:pPr>
      <w:r>
        <w:rPr>
          <w:rStyle w:val="CommentReference"/>
        </w:rPr>
        <w:annotationRef/>
      </w:r>
      <w:r>
        <w:t xml:space="preserve">Required in the MNM. </w:t>
      </w:r>
    </w:p>
  </w:comment>
  <w:comment w:id="32" w:author="Author" w:initials="A">
    <w:p w14:paraId="56839617" w14:textId="77777777" w:rsidR="00C53381" w:rsidRDefault="00C53381" w:rsidP="00C53381">
      <w:pPr>
        <w:pStyle w:val="CommentText"/>
      </w:pPr>
      <w:r>
        <w:rPr>
          <w:rStyle w:val="CommentReference"/>
        </w:rPr>
        <w:annotationRef/>
      </w:r>
      <w:r>
        <w:t>Correct. SGMA is listed as a program that requires reporting of this attribute.</w:t>
      </w:r>
    </w:p>
  </w:comment>
  <w:comment w:id="33" w:author="Author" w:initials="A">
    <w:p w14:paraId="5855615D" w14:textId="784D7557" w:rsidR="007828F0" w:rsidRDefault="00DA5246" w:rsidP="007828F0">
      <w:pPr>
        <w:pStyle w:val="CommentText"/>
      </w:pPr>
      <w:r>
        <w:rPr>
          <w:rStyle w:val="CommentReference"/>
        </w:rPr>
        <w:annotationRef/>
      </w:r>
      <w:r w:rsidR="007828F0">
        <w:t xml:space="preserve">This should not be an optional field. The absence of GSE is listed as a Data Entry Challenge 1. By listing it as option here you indicating that this value is not important. </w:t>
      </w:r>
    </w:p>
  </w:comment>
  <w:comment w:id="34" w:author="Author" w:initials="A">
    <w:p w14:paraId="77A133FF" w14:textId="77777777" w:rsidR="00C53381" w:rsidRDefault="00C53381" w:rsidP="00C53381">
      <w:pPr>
        <w:pStyle w:val="CommentText"/>
      </w:pPr>
      <w:r>
        <w:rPr>
          <w:rStyle w:val="CommentReference"/>
        </w:rPr>
        <w:annotationRef/>
      </w:r>
      <w:r>
        <w:t>Agreed. Converted to a required attribute.</w:t>
      </w:r>
    </w:p>
  </w:comment>
  <w:comment w:id="35" w:author="Author" w:initials="A">
    <w:p w14:paraId="3DB20126" w14:textId="02D16321" w:rsidR="00214016" w:rsidRDefault="00214016" w:rsidP="00214016">
      <w:pPr>
        <w:pStyle w:val="CommentText"/>
      </w:pPr>
      <w:r>
        <w:rPr>
          <w:rStyle w:val="CommentReference"/>
        </w:rPr>
        <w:annotationRef/>
      </w:r>
      <w:r>
        <w:t xml:space="preserve">Required in the MNM. </w:t>
      </w:r>
    </w:p>
  </w:comment>
  <w:comment w:id="36" w:author="Author" w:initials="A">
    <w:p w14:paraId="1D70A86F" w14:textId="77777777" w:rsidR="005358AD" w:rsidRDefault="005358AD" w:rsidP="005358AD">
      <w:pPr>
        <w:pStyle w:val="CommentText"/>
      </w:pPr>
      <w:r>
        <w:rPr>
          <w:rStyle w:val="CommentReference"/>
        </w:rPr>
        <w:annotationRef/>
      </w:r>
      <w:r>
        <w:t>Correct. SGMA is listed as a program that requires reporting of this attribute. As per previous comment, this attribute has been converted to required.</w:t>
      </w:r>
    </w:p>
  </w:comment>
  <w:comment w:id="39" w:author="Author" w:initials="A">
    <w:p w14:paraId="305C7564" w14:textId="12FAFF60" w:rsidR="00964302" w:rsidRDefault="00964302" w:rsidP="00964302">
      <w:pPr>
        <w:pStyle w:val="CommentText"/>
      </w:pPr>
      <w:r>
        <w:rPr>
          <w:rStyle w:val="CommentReference"/>
        </w:rPr>
        <w:annotationRef/>
      </w:r>
      <w:r>
        <w:t xml:space="preserve">CASGEM/MNM have this field. </w:t>
      </w:r>
    </w:p>
  </w:comment>
  <w:comment w:id="40" w:author="Author" w:initials="A">
    <w:p w14:paraId="369B9FC8" w14:textId="77777777" w:rsidR="005358AD" w:rsidRDefault="005358AD" w:rsidP="005358AD">
      <w:pPr>
        <w:pStyle w:val="CommentText"/>
      </w:pPr>
      <w:r>
        <w:rPr>
          <w:rStyle w:val="CommentReference"/>
        </w:rPr>
        <w:annotationRef/>
      </w:r>
      <w:r>
        <w:t>Added SGMA and CASGEM as programs that require this attribute.</w:t>
      </w:r>
    </w:p>
  </w:comment>
  <w:comment w:id="50" w:author="Author" w:initials="A">
    <w:p w14:paraId="7A394D4D" w14:textId="41AD4D19" w:rsidR="00B07ED8" w:rsidRDefault="00B07ED8" w:rsidP="00B07ED8">
      <w:pPr>
        <w:pStyle w:val="CommentText"/>
      </w:pPr>
      <w:r>
        <w:rPr>
          <w:rStyle w:val="CommentReference"/>
        </w:rPr>
        <w:annotationRef/>
      </w:r>
      <w:r>
        <w:t xml:space="preserve">Required by the MNM and CASGEM. </w:t>
      </w:r>
    </w:p>
  </w:comment>
  <w:comment w:id="51" w:author="Author" w:initials="A">
    <w:p w14:paraId="4908FCEB" w14:textId="77777777" w:rsidR="00932435" w:rsidRDefault="00932435" w:rsidP="00932435">
      <w:pPr>
        <w:pStyle w:val="CommentText"/>
      </w:pPr>
      <w:r>
        <w:rPr>
          <w:rStyle w:val="CommentReference"/>
        </w:rPr>
        <w:annotationRef/>
      </w:r>
      <w:r>
        <w:t>Update the column “Programs that Required Reporting” to include SGMA and CASGEM.</w:t>
      </w:r>
    </w:p>
  </w:comment>
  <w:comment w:id="52" w:author="Author" w:initials="A">
    <w:p w14:paraId="76D2A75B" w14:textId="60E43152" w:rsidR="00964302" w:rsidRDefault="00964302" w:rsidP="00964302">
      <w:pPr>
        <w:pStyle w:val="CommentText"/>
      </w:pPr>
      <w:r>
        <w:rPr>
          <w:rStyle w:val="CommentReference"/>
        </w:rPr>
        <w:annotationRef/>
      </w:r>
      <w:r>
        <w:t xml:space="preserve">CASGEM/MNM do not have elevation survey time due to our internal decision that there should only be one survey per day. </w:t>
      </w:r>
    </w:p>
  </w:comment>
  <w:comment w:id="53" w:author="Author" w:initials="A">
    <w:p w14:paraId="4187F722" w14:textId="77777777" w:rsidR="00BC4824" w:rsidRDefault="00BC4824" w:rsidP="00BC4824">
      <w:pPr>
        <w:pStyle w:val="CommentText"/>
      </w:pPr>
      <w:r>
        <w:rPr>
          <w:rStyle w:val="CommentReference"/>
        </w:rPr>
        <w:annotationRef/>
      </w:r>
      <w:r>
        <w:t>Comment noted.</w:t>
      </w:r>
    </w:p>
  </w:comment>
  <w:comment w:id="59" w:author="Author" w:initials="A">
    <w:p w14:paraId="4E5E76B0" w14:textId="034C84CD" w:rsidR="00214016" w:rsidRDefault="00214016" w:rsidP="00214016">
      <w:pPr>
        <w:pStyle w:val="CommentText"/>
      </w:pPr>
      <w:r>
        <w:rPr>
          <w:rStyle w:val="CommentReference"/>
        </w:rPr>
        <w:annotationRef/>
      </w:r>
      <w:r>
        <w:t xml:space="preserve">Required in the MNM. </w:t>
      </w:r>
    </w:p>
  </w:comment>
  <w:comment w:id="60" w:author="Author" w:initials="A">
    <w:p w14:paraId="75591863" w14:textId="77777777" w:rsidR="00BC4824" w:rsidRDefault="00BC4824" w:rsidP="00BC4824">
      <w:pPr>
        <w:pStyle w:val="CommentText"/>
      </w:pPr>
      <w:r>
        <w:rPr>
          <w:rStyle w:val="CommentReference"/>
        </w:rPr>
        <w:annotationRef/>
      </w:r>
      <w:r>
        <w:t>Correct. SGMA is listed as a program that requires reporting of this attribute.</w:t>
      </w:r>
    </w:p>
  </w:comment>
  <w:comment w:id="68" w:author="Author" w:initials="A">
    <w:p w14:paraId="7B19382B" w14:textId="376DF84B" w:rsidR="007A70B4" w:rsidRDefault="007A70B4" w:rsidP="007A70B4">
      <w:pPr>
        <w:pStyle w:val="CommentText"/>
      </w:pPr>
      <w:r>
        <w:rPr>
          <w:rStyle w:val="CommentReference"/>
        </w:rPr>
        <w:annotationRef/>
      </w:r>
      <w:r>
        <w:t xml:space="preserve">CASGEM/MNM use this field. </w:t>
      </w:r>
    </w:p>
  </w:comment>
  <w:comment w:id="69" w:author="Author" w:initials="A">
    <w:p w14:paraId="7F1C39EA" w14:textId="77777777" w:rsidR="00C85665" w:rsidRDefault="00C85665" w:rsidP="00C85665">
      <w:pPr>
        <w:pStyle w:val="CommentText"/>
      </w:pPr>
      <w:r>
        <w:rPr>
          <w:rStyle w:val="CommentReference"/>
        </w:rPr>
        <w:annotationRef/>
      </w:r>
      <w:r>
        <w:t>We have this attribute included under SGMA in the well characteristics XWalk table.</w:t>
      </w:r>
    </w:p>
    <w:p w14:paraId="78E6B1D4" w14:textId="77777777" w:rsidR="00C85665" w:rsidRDefault="00C85665" w:rsidP="00C85665">
      <w:pPr>
        <w:pStyle w:val="CommentText"/>
      </w:pPr>
    </w:p>
    <w:p w14:paraId="6D2A575D" w14:textId="77777777" w:rsidR="00C85665" w:rsidRDefault="00C85665" w:rsidP="00C85665">
      <w:pPr>
        <w:pStyle w:val="CommentText"/>
      </w:pPr>
      <w:r>
        <w:t>Request details for CASGEM to add under XWalk table.</w:t>
      </w:r>
    </w:p>
  </w:comment>
  <w:comment w:id="66" w:author="Author" w:initials="A">
    <w:p w14:paraId="39EE61AB" w14:textId="68D868F5" w:rsidR="00E14138" w:rsidRDefault="00E14138" w:rsidP="00E14138">
      <w:pPr>
        <w:pStyle w:val="CommentText"/>
      </w:pPr>
      <w:r>
        <w:rPr>
          <w:rStyle w:val="CommentReference"/>
        </w:rPr>
        <w:annotationRef/>
      </w:r>
      <w:r>
        <w:t xml:space="preserve">Used and required by the MNM. </w:t>
      </w:r>
    </w:p>
  </w:comment>
  <w:comment w:id="67" w:author="Author" w:initials="A">
    <w:p w14:paraId="46934049" w14:textId="77777777" w:rsidR="00357EBD" w:rsidRDefault="00357EBD" w:rsidP="00357EBD">
      <w:pPr>
        <w:pStyle w:val="CommentText"/>
      </w:pPr>
      <w:r>
        <w:rPr>
          <w:rStyle w:val="CommentReference"/>
        </w:rPr>
        <w:annotationRef/>
      </w:r>
      <w:r>
        <w:t>Added SGMA under the list of programs that requires reporting.</w:t>
      </w:r>
    </w:p>
  </w:comment>
  <w:comment w:id="78" w:author="Author" w:initials="A">
    <w:p w14:paraId="79AFE08D" w14:textId="01DFFF65" w:rsidR="00E14138" w:rsidRDefault="00E14138" w:rsidP="00E14138">
      <w:pPr>
        <w:pStyle w:val="CommentText"/>
      </w:pPr>
      <w:r>
        <w:rPr>
          <w:rStyle w:val="CommentReference"/>
        </w:rPr>
        <w:annotationRef/>
      </w:r>
      <w:r>
        <w:t xml:space="preserve">Used and required by the MNM. </w:t>
      </w:r>
    </w:p>
  </w:comment>
  <w:comment w:id="79" w:author="Author" w:initials="A">
    <w:p w14:paraId="29B75EE7" w14:textId="77777777" w:rsidR="00501560" w:rsidRDefault="00501560" w:rsidP="00501560">
      <w:pPr>
        <w:pStyle w:val="CommentText"/>
      </w:pPr>
      <w:r>
        <w:rPr>
          <w:rStyle w:val="CommentReference"/>
        </w:rPr>
        <w:annotationRef/>
      </w:r>
      <w:r>
        <w:t>Added SGMA under the list of programs that requires reporting.</w:t>
      </w:r>
    </w:p>
  </w:comment>
  <w:comment w:id="81" w:author="Author" w:initials="A">
    <w:p w14:paraId="2AF9BA5D" w14:textId="165FB329" w:rsidR="007A70B4" w:rsidRDefault="007A70B4" w:rsidP="007A70B4">
      <w:pPr>
        <w:pStyle w:val="CommentText"/>
      </w:pPr>
      <w:r>
        <w:rPr>
          <w:rStyle w:val="CommentReference"/>
        </w:rPr>
        <w:annotationRef/>
      </w:r>
      <w:r>
        <w:t xml:space="preserve">CASGEM/MNM calculate this field. </w:t>
      </w:r>
    </w:p>
  </w:comment>
  <w:comment w:id="82" w:author="Author" w:initials="A">
    <w:p w14:paraId="11AA8365" w14:textId="77777777" w:rsidR="00501560" w:rsidRDefault="00501560" w:rsidP="00501560">
      <w:pPr>
        <w:pStyle w:val="CommentText"/>
      </w:pPr>
      <w:r>
        <w:rPr>
          <w:rStyle w:val="CommentReference"/>
        </w:rPr>
        <w:annotationRef/>
      </w:r>
      <w:r>
        <w:t>We included similar details in the Well Characteristics XWalk table and assumed that makes this attribute one that is not reported by those programs.</w:t>
      </w:r>
    </w:p>
  </w:comment>
  <w:comment w:id="83" w:author="Author" w:initials="A">
    <w:p w14:paraId="782E94B8" w14:textId="576DAE43" w:rsidR="0037422D" w:rsidRDefault="0037422D" w:rsidP="0037422D">
      <w:pPr>
        <w:pStyle w:val="CommentText"/>
      </w:pPr>
      <w:r>
        <w:rPr>
          <w:rStyle w:val="CommentReference"/>
        </w:rPr>
        <w:annotationRef/>
      </w:r>
      <w:r>
        <w:t>CASGEM/MNM use perforation fields.</w:t>
      </w:r>
    </w:p>
  </w:comment>
  <w:comment w:id="84" w:author="Author" w:initials="A">
    <w:p w14:paraId="33BC7057" w14:textId="77777777" w:rsidR="00530B1B" w:rsidRDefault="00530B1B" w:rsidP="00530B1B">
      <w:pPr>
        <w:pStyle w:val="CommentText"/>
      </w:pPr>
      <w:r>
        <w:rPr>
          <w:rStyle w:val="CommentReference"/>
        </w:rPr>
        <w:annotationRef/>
      </w:r>
      <w:r>
        <w:t>We have the perforation fields included in the well characteristics Xwalk for SGMA and CASGEM.</w:t>
      </w:r>
    </w:p>
  </w:comment>
  <w:comment w:id="85" w:author="Author" w:initials="A">
    <w:p w14:paraId="35950B56" w14:textId="6CF937A7" w:rsidR="00522FB7" w:rsidRDefault="00522FB7" w:rsidP="00522FB7">
      <w:pPr>
        <w:pStyle w:val="CommentText"/>
      </w:pPr>
      <w:r>
        <w:rPr>
          <w:rStyle w:val="CommentReference"/>
        </w:rPr>
        <w:annotationRef/>
      </w:r>
      <w:r>
        <w:t xml:space="preserve">Automated field used by the MNM. All current MNM wells are listed as active. </w:t>
      </w:r>
    </w:p>
  </w:comment>
  <w:comment w:id="86" w:author="Author" w:initials="A">
    <w:p w14:paraId="54426F15" w14:textId="77777777" w:rsidR="00DF2D9B" w:rsidRDefault="00DF2D9B" w:rsidP="00DF2D9B">
      <w:pPr>
        <w:pStyle w:val="CommentText"/>
      </w:pPr>
      <w:r>
        <w:rPr>
          <w:rStyle w:val="CommentReference"/>
        </w:rPr>
        <w:annotationRef/>
      </w:r>
      <w:r>
        <w:t>Well characteristics Xwalk has been updated to note that the well is assumed to be active under SGMA for this attribute.</w:t>
      </w:r>
    </w:p>
  </w:comment>
  <w:comment w:id="87" w:author="Author" w:initials="A">
    <w:p w14:paraId="65340FB7" w14:textId="285384AC" w:rsidR="00522FB7" w:rsidRDefault="00522FB7" w:rsidP="00522FB7">
      <w:pPr>
        <w:pStyle w:val="CommentText"/>
      </w:pPr>
      <w:r>
        <w:rPr>
          <w:rStyle w:val="CommentReference"/>
        </w:rPr>
        <w:annotationRef/>
      </w:r>
      <w:r>
        <w:t xml:space="preserve">Required by the MNM. </w:t>
      </w:r>
    </w:p>
  </w:comment>
  <w:comment w:id="88" w:author="Author" w:initials="A">
    <w:p w14:paraId="6F45071B" w14:textId="77777777" w:rsidR="00B964EC" w:rsidRDefault="00B964EC" w:rsidP="00B964EC">
      <w:pPr>
        <w:pStyle w:val="CommentText"/>
      </w:pPr>
      <w:r>
        <w:rPr>
          <w:rStyle w:val="CommentReference"/>
        </w:rPr>
        <w:annotationRef/>
      </w:r>
      <w:r>
        <w:t>SGMA is listed as a program that requires reporting of this attribute.</w:t>
      </w:r>
    </w:p>
  </w:comment>
  <w:comment w:id="89" w:author="Author" w:initials="A">
    <w:p w14:paraId="06EE1C5C" w14:textId="3BC2F88B" w:rsidR="00522FB7" w:rsidRDefault="00522FB7" w:rsidP="00522FB7">
      <w:pPr>
        <w:pStyle w:val="CommentText"/>
      </w:pPr>
      <w:r>
        <w:rPr>
          <w:rStyle w:val="CommentReference"/>
        </w:rPr>
        <w:annotationRef/>
      </w:r>
      <w:r>
        <w:t xml:space="preserve">Required by the MNM. </w:t>
      </w:r>
    </w:p>
  </w:comment>
  <w:comment w:id="90" w:author="Author" w:initials="A">
    <w:p w14:paraId="3F5BF202" w14:textId="77777777" w:rsidR="00582E09" w:rsidRDefault="00582E09" w:rsidP="00582E09">
      <w:pPr>
        <w:pStyle w:val="CommentText"/>
      </w:pPr>
      <w:r>
        <w:rPr>
          <w:rStyle w:val="CommentReference"/>
        </w:rPr>
        <w:annotationRef/>
      </w:r>
      <w:r>
        <w:t>SGMA is listed as a program that requires reporting of this attribute.</w:t>
      </w:r>
    </w:p>
  </w:comment>
  <w:comment w:id="94" w:author="Author" w:initials="A">
    <w:p w14:paraId="756199DA" w14:textId="7FC39ED9" w:rsidR="00CA6BA9" w:rsidRDefault="00CA6BA9" w:rsidP="00CA6BA9">
      <w:pPr>
        <w:pStyle w:val="CommentText"/>
      </w:pPr>
      <w:r>
        <w:rPr>
          <w:rStyle w:val="CommentReference"/>
        </w:rPr>
        <w:annotationRef/>
      </w:r>
      <w:r>
        <w:t xml:space="preserve">CASGEM/MNM use this field. </w:t>
      </w:r>
    </w:p>
  </w:comment>
  <w:comment w:id="95" w:author="Author" w:initials="A">
    <w:p w14:paraId="6FE48F75" w14:textId="77777777" w:rsidR="00697E29" w:rsidRDefault="00697E29" w:rsidP="00697E29">
      <w:pPr>
        <w:pStyle w:val="CommentText"/>
      </w:pPr>
      <w:r>
        <w:rPr>
          <w:rStyle w:val="CommentReference"/>
        </w:rPr>
        <w:annotationRef/>
      </w:r>
      <w:r>
        <w:t>Assuming you mean that SGMA and CASGEM require the reporting of this attribute. Updated the programs that require reporting list accordingly.</w:t>
      </w:r>
    </w:p>
  </w:comment>
  <w:comment w:id="98" w:author="Author" w:initials="A">
    <w:p w14:paraId="3722BAD5" w14:textId="5C62B144" w:rsidR="00CA6BA9" w:rsidRDefault="00CA6BA9" w:rsidP="00CA6BA9">
      <w:pPr>
        <w:pStyle w:val="CommentText"/>
      </w:pPr>
      <w:r>
        <w:rPr>
          <w:rStyle w:val="CommentReference"/>
        </w:rPr>
        <w:annotationRef/>
      </w:r>
      <w:r>
        <w:t xml:space="preserve">CASGEM uses this field. </w:t>
      </w:r>
    </w:p>
  </w:comment>
  <w:comment w:id="99" w:author="Author" w:initials="A">
    <w:p w14:paraId="02B812ED" w14:textId="77777777" w:rsidR="00697E29" w:rsidRDefault="00697E29" w:rsidP="00697E29">
      <w:pPr>
        <w:pStyle w:val="CommentText"/>
      </w:pPr>
      <w:r>
        <w:rPr>
          <w:rStyle w:val="CommentReference"/>
        </w:rPr>
        <w:annotationRef/>
      </w:r>
      <w:r>
        <w:t>Assuming you mean that CASGEM requires the reporting of this attribute. Updated the programs that require reporting list accordingly.</w:t>
      </w:r>
    </w:p>
  </w:comment>
  <w:comment w:id="101" w:author="Author" w:initials="A">
    <w:p w14:paraId="4021CDCC" w14:textId="713FF5A7" w:rsidR="005545C1" w:rsidRDefault="005545C1" w:rsidP="005545C1">
      <w:pPr>
        <w:pStyle w:val="CommentText"/>
      </w:pPr>
      <w:r>
        <w:rPr>
          <w:rStyle w:val="CommentReference"/>
        </w:rPr>
        <w:annotationRef/>
      </w:r>
      <w:r>
        <w:t xml:space="preserve">Either required are hard set by the MNM. </w:t>
      </w:r>
    </w:p>
  </w:comment>
  <w:comment w:id="102" w:author="Author" w:initials="A">
    <w:p w14:paraId="74AFD0F9" w14:textId="77777777" w:rsidR="00582E09" w:rsidRDefault="00582E09" w:rsidP="00582E09">
      <w:pPr>
        <w:pStyle w:val="CommentText"/>
      </w:pPr>
      <w:r>
        <w:rPr>
          <w:rStyle w:val="CommentReference"/>
        </w:rPr>
        <w:annotationRef/>
      </w:r>
      <w:r>
        <w:t>SGMA is listed as a program that requires reporting of this attribute.</w:t>
      </w:r>
    </w:p>
  </w:comment>
  <w:comment w:id="104" w:author="Author" w:initials="A">
    <w:p w14:paraId="7A89E367" w14:textId="0FEEA4AE" w:rsidR="005545C1" w:rsidRDefault="005545C1" w:rsidP="005545C1">
      <w:pPr>
        <w:pStyle w:val="CommentText"/>
      </w:pPr>
      <w:r>
        <w:rPr>
          <w:rStyle w:val="CommentReference"/>
        </w:rPr>
        <w:annotationRef/>
      </w:r>
      <w:r>
        <w:t xml:space="preserve">Used by the MNM. </w:t>
      </w:r>
    </w:p>
  </w:comment>
  <w:comment w:id="105" w:author="Author" w:initials="A">
    <w:p w14:paraId="4953F42F" w14:textId="77777777" w:rsidR="00697E29" w:rsidRDefault="00697E29" w:rsidP="00697E29">
      <w:pPr>
        <w:pStyle w:val="CommentText"/>
      </w:pPr>
      <w:r>
        <w:rPr>
          <w:rStyle w:val="CommentReference"/>
        </w:rPr>
        <w:annotationRef/>
      </w:r>
      <w:r>
        <w:t>Assuming you mean that SGMA requires the reporting of this attribute. Updated the programs that require reporting list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0B5770" w15:done="1"/>
  <w15:commentEx w15:paraId="2D11598A" w15:paraIdParent="5E0B5770" w15:done="1"/>
  <w15:commentEx w15:paraId="3AD694B4" w15:done="1"/>
  <w15:commentEx w15:paraId="56839617" w15:paraIdParent="3AD694B4" w15:done="1"/>
  <w15:commentEx w15:paraId="5855615D" w15:done="1"/>
  <w15:commentEx w15:paraId="77A133FF" w15:paraIdParent="5855615D" w15:done="1"/>
  <w15:commentEx w15:paraId="3DB20126" w15:done="1"/>
  <w15:commentEx w15:paraId="1D70A86F" w15:paraIdParent="3DB20126" w15:done="1"/>
  <w15:commentEx w15:paraId="305C7564" w15:done="1"/>
  <w15:commentEx w15:paraId="369B9FC8" w15:paraIdParent="305C7564" w15:done="1"/>
  <w15:commentEx w15:paraId="7A394D4D" w15:done="1"/>
  <w15:commentEx w15:paraId="4908FCEB" w15:paraIdParent="7A394D4D" w15:done="1"/>
  <w15:commentEx w15:paraId="76D2A75B" w15:done="1"/>
  <w15:commentEx w15:paraId="4187F722" w15:paraIdParent="76D2A75B" w15:done="1"/>
  <w15:commentEx w15:paraId="4E5E76B0" w15:done="1"/>
  <w15:commentEx w15:paraId="75591863" w15:paraIdParent="4E5E76B0" w15:done="1"/>
  <w15:commentEx w15:paraId="7B19382B" w15:done="1"/>
  <w15:commentEx w15:paraId="6D2A575D" w15:paraIdParent="7B19382B" w15:done="1"/>
  <w15:commentEx w15:paraId="39EE61AB" w15:done="1"/>
  <w15:commentEx w15:paraId="46934049" w15:paraIdParent="39EE61AB" w15:done="1"/>
  <w15:commentEx w15:paraId="79AFE08D" w15:done="1"/>
  <w15:commentEx w15:paraId="29B75EE7" w15:paraIdParent="79AFE08D" w15:done="1"/>
  <w15:commentEx w15:paraId="2AF9BA5D" w15:done="1"/>
  <w15:commentEx w15:paraId="11AA8365" w15:paraIdParent="2AF9BA5D" w15:done="1"/>
  <w15:commentEx w15:paraId="782E94B8" w15:done="1"/>
  <w15:commentEx w15:paraId="33BC7057" w15:paraIdParent="782E94B8" w15:done="1"/>
  <w15:commentEx w15:paraId="35950B56" w15:done="1"/>
  <w15:commentEx w15:paraId="54426F15" w15:paraIdParent="35950B56" w15:done="1"/>
  <w15:commentEx w15:paraId="65340FB7" w15:done="1"/>
  <w15:commentEx w15:paraId="6F45071B" w15:paraIdParent="65340FB7" w15:done="1"/>
  <w15:commentEx w15:paraId="06EE1C5C" w15:done="1"/>
  <w15:commentEx w15:paraId="3F5BF202" w15:paraIdParent="06EE1C5C" w15:done="1"/>
  <w15:commentEx w15:paraId="756199DA" w15:done="1"/>
  <w15:commentEx w15:paraId="6FE48F75" w15:paraIdParent="756199DA" w15:done="1"/>
  <w15:commentEx w15:paraId="3722BAD5" w15:done="1"/>
  <w15:commentEx w15:paraId="02B812ED" w15:paraIdParent="3722BAD5" w15:done="1"/>
  <w15:commentEx w15:paraId="4021CDCC" w15:done="1"/>
  <w15:commentEx w15:paraId="74AFD0F9" w15:paraIdParent="4021CDCC" w15:done="1"/>
  <w15:commentEx w15:paraId="7A89E367" w15:done="1"/>
  <w15:commentEx w15:paraId="4953F42F" w15:paraIdParent="7A89E36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0B5770" w16cid:durableId="28647F5C"/>
  <w16cid:commentId w16cid:paraId="2D11598A" w16cid:durableId="2BC196CB"/>
  <w16cid:commentId w16cid:paraId="3AD694B4" w16cid:durableId="6431DCA0"/>
  <w16cid:commentId w16cid:paraId="56839617" w16cid:durableId="0C2BF4A4"/>
  <w16cid:commentId w16cid:paraId="5855615D" w16cid:durableId="7ECDDC29"/>
  <w16cid:commentId w16cid:paraId="77A133FF" w16cid:durableId="1E6DAE1F"/>
  <w16cid:commentId w16cid:paraId="3DB20126" w16cid:durableId="0B271AF2"/>
  <w16cid:commentId w16cid:paraId="1D70A86F" w16cid:durableId="0E679C90"/>
  <w16cid:commentId w16cid:paraId="305C7564" w16cid:durableId="2FF351D9"/>
  <w16cid:commentId w16cid:paraId="369B9FC8" w16cid:durableId="3BEC0DEC"/>
  <w16cid:commentId w16cid:paraId="7A394D4D" w16cid:durableId="1804240E"/>
  <w16cid:commentId w16cid:paraId="4908FCEB" w16cid:durableId="197D8AF7"/>
  <w16cid:commentId w16cid:paraId="76D2A75B" w16cid:durableId="4AA03B09"/>
  <w16cid:commentId w16cid:paraId="4187F722" w16cid:durableId="02831837"/>
  <w16cid:commentId w16cid:paraId="4E5E76B0" w16cid:durableId="741CFEED"/>
  <w16cid:commentId w16cid:paraId="75591863" w16cid:durableId="1A5A36B0"/>
  <w16cid:commentId w16cid:paraId="7B19382B" w16cid:durableId="69DF0F4E"/>
  <w16cid:commentId w16cid:paraId="6D2A575D" w16cid:durableId="6007D1FB"/>
  <w16cid:commentId w16cid:paraId="39EE61AB" w16cid:durableId="25858D61"/>
  <w16cid:commentId w16cid:paraId="46934049" w16cid:durableId="184C194F"/>
  <w16cid:commentId w16cid:paraId="79AFE08D" w16cid:durableId="64DBAA93"/>
  <w16cid:commentId w16cid:paraId="29B75EE7" w16cid:durableId="37BB53B5"/>
  <w16cid:commentId w16cid:paraId="2AF9BA5D" w16cid:durableId="33BFD622"/>
  <w16cid:commentId w16cid:paraId="11AA8365" w16cid:durableId="4D5794D9"/>
  <w16cid:commentId w16cid:paraId="782E94B8" w16cid:durableId="54E9FC24"/>
  <w16cid:commentId w16cid:paraId="33BC7057" w16cid:durableId="62BDC173"/>
  <w16cid:commentId w16cid:paraId="35950B56" w16cid:durableId="6781EA10"/>
  <w16cid:commentId w16cid:paraId="54426F15" w16cid:durableId="23BAA166"/>
  <w16cid:commentId w16cid:paraId="65340FB7" w16cid:durableId="4548ABEF"/>
  <w16cid:commentId w16cid:paraId="6F45071B" w16cid:durableId="3C4FD96B"/>
  <w16cid:commentId w16cid:paraId="06EE1C5C" w16cid:durableId="6267B371"/>
  <w16cid:commentId w16cid:paraId="3F5BF202" w16cid:durableId="5FDFEBD3"/>
  <w16cid:commentId w16cid:paraId="756199DA" w16cid:durableId="2DE5277A"/>
  <w16cid:commentId w16cid:paraId="6FE48F75" w16cid:durableId="103B0D84"/>
  <w16cid:commentId w16cid:paraId="3722BAD5" w16cid:durableId="10BAE4EB"/>
  <w16cid:commentId w16cid:paraId="02B812ED" w16cid:durableId="141A1B8F"/>
  <w16cid:commentId w16cid:paraId="4021CDCC" w16cid:durableId="65F278F9"/>
  <w16cid:commentId w16cid:paraId="74AFD0F9" w16cid:durableId="1C2EFD47"/>
  <w16cid:commentId w16cid:paraId="7A89E367" w16cid:durableId="42497238"/>
  <w16cid:commentId w16cid:paraId="4953F42F" w16cid:durableId="133AF2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69BF" w14:textId="77777777" w:rsidR="00F435F3" w:rsidRDefault="00F435F3" w:rsidP="00BD1885">
      <w:r>
        <w:separator/>
      </w:r>
    </w:p>
  </w:endnote>
  <w:endnote w:type="continuationSeparator" w:id="0">
    <w:p w14:paraId="0C8DBD1F" w14:textId="77777777" w:rsidR="00F435F3" w:rsidRDefault="00F435F3" w:rsidP="00BD1885">
      <w:r>
        <w:continuationSeparator/>
      </w:r>
    </w:p>
  </w:endnote>
  <w:endnote w:type="continuationNotice" w:id="1">
    <w:p w14:paraId="092FC09E" w14:textId="77777777" w:rsidR="00F435F3" w:rsidRDefault="00F435F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uardian Sans Regular">
    <w:altName w:val="Calibri"/>
    <w:panose1 w:val="00000000000000000000"/>
    <w:charset w:val="00"/>
    <w:family w:val="swiss"/>
    <w:notTrueType/>
    <w:pitch w:val="variable"/>
    <w:sig w:usb0="00000087" w:usb1="00000000" w:usb2="00000000" w:usb3="00000000" w:csb0="0000009B" w:csb1="00000000"/>
  </w:font>
  <w:font w:name="Shruti">
    <w:panose1 w:val="02000500000000000000"/>
    <w:charset w:val="00"/>
    <w:family w:val="swiss"/>
    <w:pitch w:val="variable"/>
    <w:sig w:usb0="00040003" w:usb1="00000000" w:usb2="00000000" w:usb3="00000000" w:csb0="00000001" w:csb1="00000000"/>
  </w:font>
  <w:font w:name="Guardian Sans Light">
    <w:altName w:val="Calibri"/>
    <w:panose1 w:val="00000000000000000000"/>
    <w:charset w:val="00"/>
    <w:family w:val="swiss"/>
    <w:notTrueType/>
    <w:pitch w:val="variable"/>
    <w:sig w:usb0="00000087" w:usb1="00000000" w:usb2="00000000" w:usb3="00000000" w:csb0="0000009B"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8906" w14:textId="12E28280" w:rsidR="008E2BFC" w:rsidRDefault="008E2BFC" w:rsidP="008E2BFC">
    <w:pPr>
      <w:pStyle w:val="Footer"/>
      <w:tabs>
        <w:tab w:val="clear" w:pos="4680"/>
        <w:tab w:val="clear" w:pos="10080"/>
        <w:tab w:val="center" w:pos="10800"/>
        <w:tab w:val="right" w:pos="21600"/>
      </w:tabs>
    </w:pPr>
    <w:r w:rsidRPr="00924AFC">
      <w:fldChar w:fldCharType="begin"/>
    </w:r>
    <w:r w:rsidRPr="00924AFC">
      <w:instrText xml:space="preserve"> PAGE   \* MERGEFORMAT </w:instrText>
    </w:r>
    <w:r w:rsidRPr="00924AFC">
      <w:fldChar w:fldCharType="separate"/>
    </w:r>
    <w:r>
      <w:t>2</w:t>
    </w:r>
    <w:r w:rsidRPr="00924AFC">
      <w:fldChar w:fldCharType="end"/>
    </w:r>
    <w:r w:rsidR="008B3D48" w:rsidRPr="00924AFC">
      <w:tab/>
    </w:r>
    <w:del w:id="109" w:author="Author">
      <w:r w:rsidR="008B3D48" w:rsidDel="00F03722">
        <w:delText xml:space="preserve">Draft </w:delText>
      </w:r>
      <w:r w:rsidR="0006690B" w:rsidDel="00F03722">
        <w:delText>July</w:delText>
      </w:r>
    </w:del>
    <w:ins w:id="110" w:author="Author">
      <w:r w:rsidR="00F03722">
        <w:t>APRIL</w:t>
      </w:r>
    </w:ins>
    <w:r w:rsidR="0006690B">
      <w:t xml:space="preserve"> 202</w:t>
    </w:r>
    <w:ins w:id="111" w:author="Author">
      <w:r w:rsidR="00F03722">
        <w:t>6</w:t>
      </w:r>
    </w:ins>
    <w:del w:id="112" w:author="Author">
      <w:r w:rsidR="0006690B" w:rsidDel="00F03722">
        <w:delText>5</w:delText>
      </w:r>
    </w:del>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A7B4" w14:textId="36E1AE20" w:rsidR="008B3D48" w:rsidRPr="00924AFC" w:rsidRDefault="008B3D48" w:rsidP="008B3D48">
    <w:pPr>
      <w:pStyle w:val="Footer"/>
      <w:tabs>
        <w:tab w:val="clear" w:pos="4680"/>
        <w:tab w:val="clear" w:pos="10080"/>
        <w:tab w:val="center" w:pos="10800"/>
        <w:tab w:val="right" w:pos="21600"/>
      </w:tabs>
    </w:pPr>
    <w:r w:rsidRPr="00924AFC">
      <w:tab/>
    </w:r>
    <w:del w:id="113" w:author="Author">
      <w:r w:rsidDel="00F03722">
        <w:delText xml:space="preserve">Draft </w:delText>
      </w:r>
      <w:r w:rsidR="0006690B" w:rsidDel="00F03722">
        <w:delText>July</w:delText>
      </w:r>
    </w:del>
    <w:ins w:id="114" w:author="Author">
      <w:r w:rsidR="00F03722">
        <w:t>APRIL</w:t>
      </w:r>
    </w:ins>
    <w:r w:rsidR="0006690B">
      <w:t xml:space="preserve"> 202</w:t>
    </w:r>
    <w:ins w:id="115" w:author="Author">
      <w:r w:rsidR="00F03722">
        <w:t>6</w:t>
      </w:r>
    </w:ins>
    <w:del w:id="116" w:author="Author">
      <w:r w:rsidR="0006690B" w:rsidDel="00F03722">
        <w:delText>5</w:delText>
      </w:r>
    </w:del>
    <w:r w:rsidRPr="00924AFC">
      <w:tab/>
    </w:r>
    <w:r w:rsidRPr="00924AFC">
      <w:fldChar w:fldCharType="begin"/>
    </w:r>
    <w:r w:rsidRPr="00924AFC">
      <w:instrText xml:space="preserve"> PAGE   \* MERGEFORMAT </w:instrText>
    </w:r>
    <w:r w:rsidRPr="00924AFC">
      <w:fldChar w:fldCharType="separate"/>
    </w:r>
    <w:r>
      <w:t>1</w:t>
    </w:r>
    <w:r w:rsidRPr="00924AF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82F5" w14:textId="169FD641" w:rsidR="00D00BFE" w:rsidRPr="00924AFC" w:rsidRDefault="00D00BFE" w:rsidP="009C4F85">
    <w:pPr>
      <w:pStyle w:val="Footer"/>
      <w:tabs>
        <w:tab w:val="clear" w:pos="4680"/>
        <w:tab w:val="clear" w:pos="10080"/>
        <w:tab w:val="center" w:pos="10800"/>
        <w:tab w:val="right" w:pos="21600"/>
      </w:tabs>
    </w:pPr>
    <w:r w:rsidRPr="00924AFC">
      <w:tab/>
    </w:r>
    <w:del w:id="117" w:author="Author">
      <w:r w:rsidDel="00F03722">
        <w:delText xml:space="preserve">Draft </w:delText>
      </w:r>
      <w:r w:rsidR="0006690B" w:rsidDel="00F03722">
        <w:delText>July</w:delText>
      </w:r>
    </w:del>
    <w:ins w:id="118" w:author="Author">
      <w:r w:rsidR="00F03722">
        <w:t>APRIL</w:t>
      </w:r>
    </w:ins>
    <w:r w:rsidR="0006690B">
      <w:t xml:space="preserve"> 202</w:t>
    </w:r>
    <w:ins w:id="119" w:author="Author">
      <w:r w:rsidR="00F03722">
        <w:t>6</w:t>
      </w:r>
    </w:ins>
    <w:del w:id="120" w:author="Author">
      <w:r w:rsidR="0006690B" w:rsidDel="00F03722">
        <w:delText>5</w:delText>
      </w:r>
    </w:del>
    <w:r w:rsidRPr="00924AFC">
      <w:tab/>
    </w:r>
    <w:r w:rsidRPr="00924AFC">
      <w:fldChar w:fldCharType="begin"/>
    </w:r>
    <w:r w:rsidRPr="00924AFC">
      <w:instrText xml:space="preserve"> PAGE   \* MERGEFORMAT </w:instrText>
    </w:r>
    <w:r w:rsidRPr="00924AFC">
      <w:fldChar w:fldCharType="separate"/>
    </w:r>
    <w:r>
      <w:t>1-7</w:t>
    </w:r>
    <w:r w:rsidRPr="00924AF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1521" w14:textId="77777777" w:rsidR="00F435F3" w:rsidRDefault="00F435F3" w:rsidP="00BD1885">
      <w:r>
        <w:separator/>
      </w:r>
    </w:p>
  </w:footnote>
  <w:footnote w:type="continuationSeparator" w:id="0">
    <w:p w14:paraId="344A8C69" w14:textId="77777777" w:rsidR="00F435F3" w:rsidRDefault="00F435F3" w:rsidP="00BD1885">
      <w:r>
        <w:continuationSeparator/>
      </w:r>
    </w:p>
  </w:footnote>
  <w:footnote w:type="continuationNotice" w:id="1">
    <w:p w14:paraId="3D0CD3F0" w14:textId="77777777" w:rsidR="00F435F3" w:rsidRDefault="00F435F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F56A" w14:textId="77777777" w:rsidR="008B3D48" w:rsidRDefault="008B3D48" w:rsidP="008B3D48">
    <w:pPr>
      <w:pStyle w:val="Header"/>
    </w:pPr>
    <w:r w:rsidRPr="00B70A8F">
      <w:t>Data Reporting Formats</w:t>
    </w:r>
    <w:r>
      <w:t xml:space="preserve"> </w:t>
    </w:r>
    <w:r w:rsidRPr="00B70A8F">
      <w:t>GitHub</w:t>
    </w:r>
    <w:r>
      <w:t xml:space="preserve"> Site Guidance</w:t>
    </w:r>
    <w:r w:rsidDel="00D31C3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C8F1" w14:textId="77777777" w:rsidR="00D00BFE" w:rsidRDefault="00D00BFE" w:rsidP="0043107C">
    <w:pPr>
      <w:pStyle w:val="Header"/>
    </w:pPr>
    <w:r w:rsidRPr="00B70A8F">
      <w:t>Data Reporting Formats</w:t>
    </w:r>
    <w:r>
      <w:t xml:space="preserve"> </w:t>
    </w:r>
    <w:r w:rsidRPr="00B70A8F">
      <w:t>GitHub</w:t>
    </w:r>
    <w:r>
      <w:t xml:space="preserve"> Site Guidance</w:t>
    </w:r>
    <w:r w:rsidDel="00D31C3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2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8" w:type="dxa"/>
        <w:bottom w:w="58" w:type="dxa"/>
      </w:tblCellMar>
      <w:tblLook w:val="04A0" w:firstRow="1" w:lastRow="0" w:firstColumn="1" w:lastColumn="0" w:noHBand="0" w:noVBand="1"/>
    </w:tblPr>
    <w:tblGrid>
      <w:gridCol w:w="6105"/>
      <w:gridCol w:w="8972"/>
      <w:gridCol w:w="6648"/>
    </w:tblGrid>
    <w:tr w:rsidR="00D00BFE" w:rsidRPr="00460988" w14:paraId="7B76F1B9" w14:textId="77777777" w:rsidTr="0013475D">
      <w:trPr>
        <w:jc w:val="center"/>
      </w:trPr>
      <w:tc>
        <w:tcPr>
          <w:tcW w:w="1405" w:type="pct"/>
        </w:tcPr>
        <w:p w14:paraId="02D8F566" w14:textId="77777777" w:rsidR="00D00BFE" w:rsidRPr="00460988" w:rsidRDefault="00D00BFE" w:rsidP="00460988">
          <w:pPr>
            <w:jc w:val="center"/>
          </w:pPr>
          <w:r>
            <w:rPr>
              <w:noProof/>
            </w:rPr>
            <w:drawing>
              <wp:inline distT="0" distB="0" distL="0" distR="0" wp14:anchorId="1409F7C2" wp14:editId="675F8484">
                <wp:extent cx="923278" cy="640080"/>
                <wp:effectExtent l="0" t="0" r="0" b="7620"/>
                <wp:docPr id="625865149" name="Picture 625865149" descr="Logo: California Water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5149" name="Picture 625865149" descr="Logo: California Water Boards"/>
                        <pic:cNvPicPr/>
                      </pic:nvPicPr>
                      <pic:blipFill>
                        <a:blip r:embed="rId1">
                          <a:extLst>
                            <a:ext uri="{28A0092B-C50C-407E-A947-70E740481C1C}">
                              <a14:useLocalDpi xmlns:a14="http://schemas.microsoft.com/office/drawing/2010/main" val="0"/>
                            </a:ext>
                          </a:extLst>
                        </a:blip>
                        <a:stretch>
                          <a:fillRect/>
                        </a:stretch>
                      </pic:blipFill>
                      <pic:spPr>
                        <a:xfrm>
                          <a:off x="0" y="0"/>
                          <a:ext cx="923278" cy="640080"/>
                        </a:xfrm>
                        <a:prstGeom prst="rect">
                          <a:avLst/>
                        </a:prstGeom>
                      </pic:spPr>
                    </pic:pic>
                  </a:graphicData>
                </a:graphic>
              </wp:inline>
            </w:drawing>
          </w:r>
        </w:p>
      </w:tc>
      <w:tc>
        <w:tcPr>
          <w:tcW w:w="2065" w:type="pct"/>
        </w:tcPr>
        <w:p w14:paraId="584B09D1" w14:textId="77777777" w:rsidR="00D00BFE" w:rsidRPr="00460988" w:rsidRDefault="00D00BFE" w:rsidP="00460988">
          <w:pPr>
            <w:jc w:val="center"/>
          </w:pPr>
          <w:r w:rsidRPr="00460988">
            <w:rPr>
              <w:noProof/>
            </w:rPr>
            <w:drawing>
              <wp:inline distT="0" distB="0" distL="0" distR="0" wp14:anchorId="0B401409" wp14:editId="69B49918">
                <wp:extent cx="2189073" cy="640080"/>
                <wp:effectExtent l="0" t="0" r="0" b="0"/>
                <wp:docPr id="1031376729" name="Picture 1031376729" descr="Logo: California Water Data Consor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6729" name="Picture 1031376729" descr="Logo: California Water Data Consortiu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9073" cy="640080"/>
                        </a:xfrm>
                        <a:prstGeom prst="rect">
                          <a:avLst/>
                        </a:prstGeom>
                        <a:noFill/>
                        <a:ln>
                          <a:noFill/>
                        </a:ln>
                      </pic:spPr>
                    </pic:pic>
                  </a:graphicData>
                </a:graphic>
              </wp:inline>
            </w:drawing>
          </w:r>
        </w:p>
      </w:tc>
      <w:tc>
        <w:tcPr>
          <w:tcW w:w="1530" w:type="pct"/>
        </w:tcPr>
        <w:p w14:paraId="51C486DF" w14:textId="77777777" w:rsidR="00D00BFE" w:rsidRPr="00460988" w:rsidRDefault="00D00BFE" w:rsidP="00460988">
          <w:pPr>
            <w:jc w:val="center"/>
          </w:pPr>
          <w:r w:rsidRPr="00460988">
            <w:rPr>
              <w:noProof/>
            </w:rPr>
            <w:drawing>
              <wp:inline distT="0" distB="0" distL="0" distR="0" wp14:anchorId="136D7497" wp14:editId="682EB81C">
                <wp:extent cx="630382" cy="640080"/>
                <wp:effectExtent l="0" t="0" r="0" b="7620"/>
                <wp:docPr id="1487173176" name="Picture 1487173176" descr="Logo: State of California Department of Water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3176" name="Picture 1487173176" descr="Logo: State of California Department of Water Resources"/>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30382" cy="640080"/>
                        </a:xfrm>
                        <a:prstGeom prst="rect">
                          <a:avLst/>
                        </a:prstGeom>
                        <a:noFill/>
                        <a:ln>
                          <a:noFill/>
                        </a:ln>
                      </pic:spPr>
                    </pic:pic>
                  </a:graphicData>
                </a:graphic>
              </wp:inline>
            </w:drawing>
          </w:r>
        </w:p>
      </w:tc>
    </w:tr>
  </w:tbl>
  <w:p w14:paraId="1D2448CF" w14:textId="77777777" w:rsidR="00D00BFE" w:rsidRPr="00460988" w:rsidRDefault="00D00BFE" w:rsidP="0046098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A71"/>
    <w:multiLevelType w:val="hybridMultilevel"/>
    <w:tmpl w:val="C994E182"/>
    <w:lvl w:ilvl="0" w:tplc="572A5ECA">
      <w:start w:val="1"/>
      <w:numFmt w:val="bullet"/>
      <w:pStyle w:val="TableBullet"/>
      <w:lvlText w:val=""/>
      <w:lvlJc w:val="left"/>
      <w:pPr>
        <w:ind w:left="274" w:hanging="274"/>
      </w:pPr>
      <w:rPr>
        <w:rFonts w:ascii="Symbol" w:hAnsi="Symbol" w:hint="default"/>
        <w:color w:val="003558"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66528"/>
    <w:multiLevelType w:val="hybridMultilevel"/>
    <w:tmpl w:val="13CAA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233786"/>
    <w:multiLevelType w:val="hybridMultilevel"/>
    <w:tmpl w:val="3EBAF858"/>
    <w:lvl w:ilvl="0" w:tplc="E5B26460">
      <w:start w:val="1"/>
      <w:numFmt w:val="bullet"/>
      <w:pStyle w:val="BulletLevel2SS"/>
      <w:lvlText w:val="–"/>
      <w:lvlJc w:val="left"/>
      <w:pPr>
        <w:ind w:left="720" w:hanging="360"/>
      </w:pPr>
      <w:rPr>
        <w:rFonts w:ascii="Jacobs Chronos" w:hAnsi="Jacobs Chronos" w:hint="default"/>
        <w:color w:val="424354" w:themeColor="accent3"/>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260192"/>
    <w:multiLevelType w:val="hybridMultilevel"/>
    <w:tmpl w:val="150E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BF6C55"/>
    <w:multiLevelType w:val="hybridMultilevel"/>
    <w:tmpl w:val="74B4B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B774F"/>
    <w:multiLevelType w:val="hybridMultilevel"/>
    <w:tmpl w:val="4AFAC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3F2C04"/>
    <w:multiLevelType w:val="hybridMultilevel"/>
    <w:tmpl w:val="9FCE3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CE50E1"/>
    <w:multiLevelType w:val="hybridMultilevel"/>
    <w:tmpl w:val="1DA46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DC562A"/>
    <w:multiLevelType w:val="hybridMultilevel"/>
    <w:tmpl w:val="C1848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AE5241"/>
    <w:multiLevelType w:val="hybridMultilevel"/>
    <w:tmpl w:val="A22CF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7E19A1"/>
    <w:multiLevelType w:val="hybridMultilevel"/>
    <w:tmpl w:val="C1404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932144"/>
    <w:multiLevelType w:val="hybridMultilevel"/>
    <w:tmpl w:val="A90CA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14BF1"/>
    <w:multiLevelType w:val="hybridMultilevel"/>
    <w:tmpl w:val="553E9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470758"/>
    <w:multiLevelType w:val="hybridMultilevel"/>
    <w:tmpl w:val="BBB0C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117A04"/>
    <w:multiLevelType w:val="hybridMultilevel"/>
    <w:tmpl w:val="78C6C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023A85"/>
    <w:multiLevelType w:val="multilevel"/>
    <w:tmpl w:val="1A4880C6"/>
    <w:lvl w:ilvl="0">
      <w:start w:val="1"/>
      <w:numFmt w:val="bullet"/>
      <w:pStyle w:val="BulletLevel1"/>
      <w:lvlText w:val=""/>
      <w:lvlJc w:val="left"/>
      <w:pPr>
        <w:ind w:left="360" w:hanging="360"/>
      </w:pPr>
      <w:rPr>
        <w:rFonts w:ascii="Symbol" w:hAnsi="Symbol" w:hint="default"/>
        <w:color w:val="003558" w:themeColor="text2"/>
      </w:rPr>
    </w:lvl>
    <w:lvl w:ilvl="1">
      <w:start w:val="1"/>
      <w:numFmt w:val="bullet"/>
      <w:pStyle w:val="BulletLevel2"/>
      <w:lvlText w:val="–"/>
      <w:lvlJc w:val="left"/>
      <w:pPr>
        <w:ind w:left="720" w:hanging="360"/>
      </w:pPr>
      <w:rPr>
        <w:rFonts w:ascii="Jacobs Chronos" w:hAnsi="Jacobs Chronos" w:hint="default"/>
        <w:color w:val="006A90" w:themeColor="accent1"/>
      </w:rPr>
    </w:lvl>
    <w:lvl w:ilvl="2">
      <w:start w:val="1"/>
      <w:numFmt w:val="bullet"/>
      <w:pStyle w:val="BulletLevel3"/>
      <w:lvlText w:val=""/>
      <w:lvlJc w:val="left"/>
      <w:pPr>
        <w:ind w:left="1080" w:hanging="360"/>
      </w:pPr>
      <w:rPr>
        <w:rFonts w:ascii="Wingdings" w:hAnsi="Wingdings" w:hint="default"/>
        <w:color w:val="424354" w:themeColor="accent3"/>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8022CC"/>
    <w:multiLevelType w:val="hybridMultilevel"/>
    <w:tmpl w:val="32126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FF78E9"/>
    <w:multiLevelType w:val="hybridMultilevel"/>
    <w:tmpl w:val="A104C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7D3035"/>
    <w:multiLevelType w:val="hybridMultilevel"/>
    <w:tmpl w:val="23D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83967"/>
    <w:multiLevelType w:val="hybridMultilevel"/>
    <w:tmpl w:val="AB125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01B11"/>
    <w:multiLevelType w:val="hybridMultilevel"/>
    <w:tmpl w:val="96E0954C"/>
    <w:lvl w:ilvl="0" w:tplc="01C2D716">
      <w:start w:val="1"/>
      <w:numFmt w:val="decimal"/>
      <w:pStyle w:val="NumberedList"/>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0C1716"/>
    <w:multiLevelType w:val="hybridMultilevel"/>
    <w:tmpl w:val="A54E2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086D50"/>
    <w:multiLevelType w:val="hybridMultilevel"/>
    <w:tmpl w:val="63ECD0A8"/>
    <w:lvl w:ilvl="0" w:tplc="04090001">
      <w:start w:val="1"/>
      <w:numFmt w:val="bullet"/>
      <w:lvlText w:val=""/>
      <w:lvlJc w:val="left"/>
      <w:pPr>
        <w:ind w:left="360" w:hanging="360"/>
      </w:pPr>
      <w:rPr>
        <w:rFonts w:ascii="Symbol" w:hAnsi="Symbol" w:hint="default"/>
      </w:rPr>
    </w:lvl>
    <w:lvl w:ilvl="1" w:tplc="41E440BE">
      <w:numFmt w:val="bullet"/>
      <w:lvlText w:val="–"/>
      <w:lvlJc w:val="left"/>
      <w:pPr>
        <w:ind w:left="1080" w:hanging="360"/>
      </w:pPr>
      <w:rPr>
        <w:rFonts w:ascii="Jacobs Chronos" w:eastAsia="Times New Roman" w:hAnsi="Jacobs Chronos" w:cstheme="minorHAns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1857C8"/>
    <w:multiLevelType w:val="hybridMultilevel"/>
    <w:tmpl w:val="96165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2420F"/>
    <w:multiLevelType w:val="hybridMultilevel"/>
    <w:tmpl w:val="11680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740801"/>
    <w:multiLevelType w:val="hybridMultilevel"/>
    <w:tmpl w:val="5990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A97A4A"/>
    <w:multiLevelType w:val="hybridMultilevel"/>
    <w:tmpl w:val="5CE06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DE43367"/>
    <w:multiLevelType w:val="hybridMultilevel"/>
    <w:tmpl w:val="88105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4D47B3"/>
    <w:multiLevelType w:val="hybridMultilevel"/>
    <w:tmpl w:val="C9B6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EE3E70"/>
    <w:multiLevelType w:val="hybridMultilevel"/>
    <w:tmpl w:val="D404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F5574C"/>
    <w:multiLevelType w:val="hybridMultilevel"/>
    <w:tmpl w:val="6F8A5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913873"/>
    <w:multiLevelType w:val="hybridMultilevel"/>
    <w:tmpl w:val="3FA87B4A"/>
    <w:lvl w:ilvl="0" w:tplc="DD105924">
      <w:start w:val="1"/>
      <w:numFmt w:val="bullet"/>
      <w:pStyle w:val="SidebarBullets"/>
      <w:lvlText w:val=""/>
      <w:lvlJc w:val="left"/>
      <w:pPr>
        <w:ind w:left="720" w:hanging="360"/>
      </w:pPr>
      <w:rPr>
        <w:rFonts w:ascii="Symbol" w:hAnsi="Symbol" w:hint="default"/>
        <w:color w:val="006A90" w:themeColor="accen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E97D7B"/>
    <w:multiLevelType w:val="hybridMultilevel"/>
    <w:tmpl w:val="63287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90A434C"/>
    <w:multiLevelType w:val="hybridMultilevel"/>
    <w:tmpl w:val="13C4C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3D4814"/>
    <w:multiLevelType w:val="hybridMultilevel"/>
    <w:tmpl w:val="65B09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479887">
    <w:abstractNumId w:val="31"/>
  </w:num>
  <w:num w:numId="2" w16cid:durableId="161092319">
    <w:abstractNumId w:val="20"/>
    <w:lvlOverride w:ilvl="0">
      <w:startOverride w:val="1"/>
    </w:lvlOverride>
  </w:num>
  <w:num w:numId="3" w16cid:durableId="2076197890">
    <w:abstractNumId w:val="0"/>
    <w:lvlOverride w:ilvl="0">
      <w:startOverride w:val="1"/>
    </w:lvlOverride>
  </w:num>
  <w:num w:numId="4" w16cid:durableId="2133742737">
    <w:abstractNumId w:val="2"/>
  </w:num>
  <w:num w:numId="5" w16cid:durableId="1673335225">
    <w:abstractNumId w:val="15"/>
  </w:num>
  <w:num w:numId="6" w16cid:durableId="700713776">
    <w:abstractNumId w:val="20"/>
    <w:lvlOverride w:ilvl="0">
      <w:startOverride w:val="1"/>
    </w:lvlOverride>
  </w:num>
  <w:num w:numId="7" w16cid:durableId="233395160">
    <w:abstractNumId w:val="18"/>
  </w:num>
  <w:num w:numId="8" w16cid:durableId="1805854646">
    <w:abstractNumId w:val="22"/>
  </w:num>
  <w:num w:numId="9" w16cid:durableId="379668438">
    <w:abstractNumId w:val="30"/>
  </w:num>
  <w:num w:numId="10" w16cid:durableId="680009626">
    <w:abstractNumId w:val="3"/>
  </w:num>
  <w:num w:numId="11" w16cid:durableId="918250980">
    <w:abstractNumId w:val="16"/>
  </w:num>
  <w:num w:numId="12" w16cid:durableId="1631786566">
    <w:abstractNumId w:val="12"/>
  </w:num>
  <w:num w:numId="13" w16cid:durableId="1028263593">
    <w:abstractNumId w:val="10"/>
  </w:num>
  <w:num w:numId="14" w16cid:durableId="1397322000">
    <w:abstractNumId w:val="19"/>
  </w:num>
  <w:num w:numId="15" w16cid:durableId="2120292056">
    <w:abstractNumId w:val="6"/>
  </w:num>
  <w:num w:numId="16" w16cid:durableId="317421308">
    <w:abstractNumId w:val="28"/>
  </w:num>
  <w:num w:numId="17" w16cid:durableId="1977297455">
    <w:abstractNumId w:val="11"/>
  </w:num>
  <w:num w:numId="18" w16cid:durableId="913003114">
    <w:abstractNumId w:val="34"/>
  </w:num>
  <w:num w:numId="19" w16cid:durableId="1627738721">
    <w:abstractNumId w:val="8"/>
  </w:num>
  <w:num w:numId="20" w16cid:durableId="384062682">
    <w:abstractNumId w:val="4"/>
  </w:num>
  <w:num w:numId="21" w16cid:durableId="1418794330">
    <w:abstractNumId w:val="24"/>
  </w:num>
  <w:num w:numId="22" w16cid:durableId="1323968045">
    <w:abstractNumId w:val="23"/>
  </w:num>
  <w:num w:numId="23" w16cid:durableId="809639767">
    <w:abstractNumId w:val="33"/>
  </w:num>
  <w:num w:numId="24" w16cid:durableId="539439219">
    <w:abstractNumId w:val="27"/>
  </w:num>
  <w:num w:numId="25" w16cid:durableId="1517571812">
    <w:abstractNumId w:val="17"/>
  </w:num>
  <w:num w:numId="26" w16cid:durableId="2074161184">
    <w:abstractNumId w:val="1"/>
  </w:num>
  <w:num w:numId="27" w16cid:durableId="861892739">
    <w:abstractNumId w:val="13"/>
  </w:num>
  <w:num w:numId="28" w16cid:durableId="24183784">
    <w:abstractNumId w:val="7"/>
  </w:num>
  <w:num w:numId="29" w16cid:durableId="1897349696">
    <w:abstractNumId w:val="26"/>
  </w:num>
  <w:num w:numId="30" w16cid:durableId="1840384252">
    <w:abstractNumId w:val="29"/>
  </w:num>
  <w:num w:numId="31" w16cid:durableId="674770187">
    <w:abstractNumId w:val="21"/>
  </w:num>
  <w:num w:numId="32" w16cid:durableId="2031251853">
    <w:abstractNumId w:val="32"/>
  </w:num>
  <w:num w:numId="33" w16cid:durableId="674890895">
    <w:abstractNumId w:val="9"/>
  </w:num>
  <w:num w:numId="34" w16cid:durableId="211889128">
    <w:abstractNumId w:val="14"/>
  </w:num>
  <w:num w:numId="35" w16cid:durableId="1988394175">
    <w:abstractNumId w:val="5"/>
  </w:num>
  <w:num w:numId="36" w16cid:durableId="1244339989">
    <w:abstractNumId w:val="0"/>
  </w:num>
  <w:num w:numId="37" w16cid:durableId="630553376">
    <w:abstractNumId w:val="20"/>
  </w:num>
  <w:num w:numId="38" w16cid:durableId="1572082304">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mirrorMargin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oNotTrackFormatting/>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255"/>
    <w:rsid w:val="00004D45"/>
    <w:rsid w:val="000163F6"/>
    <w:rsid w:val="00021201"/>
    <w:rsid w:val="000230B3"/>
    <w:rsid w:val="00035968"/>
    <w:rsid w:val="00037737"/>
    <w:rsid w:val="000415AD"/>
    <w:rsid w:val="000422A4"/>
    <w:rsid w:val="0004746B"/>
    <w:rsid w:val="00056237"/>
    <w:rsid w:val="00064BF8"/>
    <w:rsid w:val="0006690B"/>
    <w:rsid w:val="00067C00"/>
    <w:rsid w:val="00086426"/>
    <w:rsid w:val="0009360B"/>
    <w:rsid w:val="000978A2"/>
    <w:rsid w:val="000A00C3"/>
    <w:rsid w:val="000B0820"/>
    <w:rsid w:val="000B2C63"/>
    <w:rsid w:val="000B4B46"/>
    <w:rsid w:val="000B4C9D"/>
    <w:rsid w:val="000C224E"/>
    <w:rsid w:val="000D0AB8"/>
    <w:rsid w:val="000D1E74"/>
    <w:rsid w:val="000D4181"/>
    <w:rsid w:val="000D580F"/>
    <w:rsid w:val="000E03C3"/>
    <w:rsid w:val="000E0A7F"/>
    <w:rsid w:val="000E0BB3"/>
    <w:rsid w:val="000E5C3B"/>
    <w:rsid w:val="000F0E4A"/>
    <w:rsid w:val="000F2CFD"/>
    <w:rsid w:val="000F2FB3"/>
    <w:rsid w:val="000F4386"/>
    <w:rsid w:val="000F5A3B"/>
    <w:rsid w:val="000F72A5"/>
    <w:rsid w:val="001037F3"/>
    <w:rsid w:val="00105111"/>
    <w:rsid w:val="00105F6E"/>
    <w:rsid w:val="001159D3"/>
    <w:rsid w:val="00116545"/>
    <w:rsid w:val="00121340"/>
    <w:rsid w:val="00122C09"/>
    <w:rsid w:val="001259E2"/>
    <w:rsid w:val="001271F5"/>
    <w:rsid w:val="001329B2"/>
    <w:rsid w:val="0013475D"/>
    <w:rsid w:val="00136A16"/>
    <w:rsid w:val="00140038"/>
    <w:rsid w:val="001416B1"/>
    <w:rsid w:val="0014531E"/>
    <w:rsid w:val="00146C35"/>
    <w:rsid w:val="00147153"/>
    <w:rsid w:val="0014715F"/>
    <w:rsid w:val="00153E4B"/>
    <w:rsid w:val="0015689E"/>
    <w:rsid w:val="001658B1"/>
    <w:rsid w:val="001804DA"/>
    <w:rsid w:val="001844CD"/>
    <w:rsid w:val="001844E4"/>
    <w:rsid w:val="00184EF3"/>
    <w:rsid w:val="00190647"/>
    <w:rsid w:val="001920BA"/>
    <w:rsid w:val="001922A9"/>
    <w:rsid w:val="00192D87"/>
    <w:rsid w:val="0019314F"/>
    <w:rsid w:val="00197543"/>
    <w:rsid w:val="001A18E6"/>
    <w:rsid w:val="001A33FA"/>
    <w:rsid w:val="001A57D2"/>
    <w:rsid w:val="001B02E6"/>
    <w:rsid w:val="001B092A"/>
    <w:rsid w:val="001B1AD6"/>
    <w:rsid w:val="001B5F01"/>
    <w:rsid w:val="001C7B37"/>
    <w:rsid w:val="001D0255"/>
    <w:rsid w:val="001D27E3"/>
    <w:rsid w:val="001D679A"/>
    <w:rsid w:val="001E370E"/>
    <w:rsid w:val="001E52E6"/>
    <w:rsid w:val="001E5EC4"/>
    <w:rsid w:val="001F184E"/>
    <w:rsid w:val="001F62DE"/>
    <w:rsid w:val="002019F7"/>
    <w:rsid w:val="00202C71"/>
    <w:rsid w:val="002031E9"/>
    <w:rsid w:val="002035E4"/>
    <w:rsid w:val="00204862"/>
    <w:rsid w:val="0020630F"/>
    <w:rsid w:val="00214016"/>
    <w:rsid w:val="002249D1"/>
    <w:rsid w:val="00226F80"/>
    <w:rsid w:val="002361B8"/>
    <w:rsid w:val="002445D9"/>
    <w:rsid w:val="0024480C"/>
    <w:rsid w:val="00244AB9"/>
    <w:rsid w:val="0024659B"/>
    <w:rsid w:val="00247FAD"/>
    <w:rsid w:val="00251FD0"/>
    <w:rsid w:val="00256270"/>
    <w:rsid w:val="0025688E"/>
    <w:rsid w:val="00264718"/>
    <w:rsid w:val="00270D97"/>
    <w:rsid w:val="002755CF"/>
    <w:rsid w:val="002757B4"/>
    <w:rsid w:val="00275C5A"/>
    <w:rsid w:val="002765D2"/>
    <w:rsid w:val="002774E6"/>
    <w:rsid w:val="00280DCF"/>
    <w:rsid w:val="00281CE4"/>
    <w:rsid w:val="002842F6"/>
    <w:rsid w:val="002979A6"/>
    <w:rsid w:val="002A0EC9"/>
    <w:rsid w:val="002A212D"/>
    <w:rsid w:val="002A30FE"/>
    <w:rsid w:val="002A4375"/>
    <w:rsid w:val="002A6139"/>
    <w:rsid w:val="002B14E6"/>
    <w:rsid w:val="002B644F"/>
    <w:rsid w:val="002C5293"/>
    <w:rsid w:val="002C5FC7"/>
    <w:rsid w:val="002D607D"/>
    <w:rsid w:val="002E14B4"/>
    <w:rsid w:val="002F3298"/>
    <w:rsid w:val="002F419D"/>
    <w:rsid w:val="002F7870"/>
    <w:rsid w:val="00300252"/>
    <w:rsid w:val="00301B5C"/>
    <w:rsid w:val="00302F53"/>
    <w:rsid w:val="00304827"/>
    <w:rsid w:val="00305CFF"/>
    <w:rsid w:val="00315DA6"/>
    <w:rsid w:val="00334E29"/>
    <w:rsid w:val="003407DB"/>
    <w:rsid w:val="00344F70"/>
    <w:rsid w:val="00345B64"/>
    <w:rsid w:val="003466D9"/>
    <w:rsid w:val="00346A73"/>
    <w:rsid w:val="00346F49"/>
    <w:rsid w:val="00350D0C"/>
    <w:rsid w:val="00351396"/>
    <w:rsid w:val="00355BB7"/>
    <w:rsid w:val="003561DB"/>
    <w:rsid w:val="00357EBD"/>
    <w:rsid w:val="00364C1A"/>
    <w:rsid w:val="00367BBF"/>
    <w:rsid w:val="0037264B"/>
    <w:rsid w:val="0037422D"/>
    <w:rsid w:val="00382E73"/>
    <w:rsid w:val="00390868"/>
    <w:rsid w:val="0039099C"/>
    <w:rsid w:val="00392CB8"/>
    <w:rsid w:val="003A6B27"/>
    <w:rsid w:val="003A6B66"/>
    <w:rsid w:val="003A6DBD"/>
    <w:rsid w:val="003B04CD"/>
    <w:rsid w:val="003B09CC"/>
    <w:rsid w:val="003B0D96"/>
    <w:rsid w:val="003B4820"/>
    <w:rsid w:val="003B6C4B"/>
    <w:rsid w:val="003B6FA9"/>
    <w:rsid w:val="003B75C2"/>
    <w:rsid w:val="003C2407"/>
    <w:rsid w:val="003C2551"/>
    <w:rsid w:val="003E109F"/>
    <w:rsid w:val="003E14FA"/>
    <w:rsid w:val="003E4096"/>
    <w:rsid w:val="003E7930"/>
    <w:rsid w:val="004046DF"/>
    <w:rsid w:val="00416417"/>
    <w:rsid w:val="004169EA"/>
    <w:rsid w:val="00420C4C"/>
    <w:rsid w:val="004227CF"/>
    <w:rsid w:val="004231DE"/>
    <w:rsid w:val="00427EE6"/>
    <w:rsid w:val="0043107C"/>
    <w:rsid w:val="004338D0"/>
    <w:rsid w:val="00434807"/>
    <w:rsid w:val="00435143"/>
    <w:rsid w:val="00443F05"/>
    <w:rsid w:val="00446598"/>
    <w:rsid w:val="00456F8B"/>
    <w:rsid w:val="00460988"/>
    <w:rsid w:val="00480A7B"/>
    <w:rsid w:val="00481757"/>
    <w:rsid w:val="00487194"/>
    <w:rsid w:val="0049129A"/>
    <w:rsid w:val="00492B9D"/>
    <w:rsid w:val="00496A0A"/>
    <w:rsid w:val="004B3348"/>
    <w:rsid w:val="004C253D"/>
    <w:rsid w:val="004C2BB3"/>
    <w:rsid w:val="004C395F"/>
    <w:rsid w:val="004C520D"/>
    <w:rsid w:val="004C5640"/>
    <w:rsid w:val="004E26A1"/>
    <w:rsid w:val="004E7637"/>
    <w:rsid w:val="004F3D5D"/>
    <w:rsid w:val="004F4DCA"/>
    <w:rsid w:val="004F7AC5"/>
    <w:rsid w:val="00501560"/>
    <w:rsid w:val="00501BAC"/>
    <w:rsid w:val="00507091"/>
    <w:rsid w:val="00517498"/>
    <w:rsid w:val="00520D94"/>
    <w:rsid w:val="00522FB7"/>
    <w:rsid w:val="00523E00"/>
    <w:rsid w:val="00527D74"/>
    <w:rsid w:val="00530B1B"/>
    <w:rsid w:val="005358AD"/>
    <w:rsid w:val="00551EBF"/>
    <w:rsid w:val="005545C1"/>
    <w:rsid w:val="00555D33"/>
    <w:rsid w:val="005564DC"/>
    <w:rsid w:val="005568DB"/>
    <w:rsid w:val="005603D4"/>
    <w:rsid w:val="00560C07"/>
    <w:rsid w:val="00565793"/>
    <w:rsid w:val="00567D75"/>
    <w:rsid w:val="0057002F"/>
    <w:rsid w:val="00571986"/>
    <w:rsid w:val="00577915"/>
    <w:rsid w:val="00582E09"/>
    <w:rsid w:val="00585272"/>
    <w:rsid w:val="00591888"/>
    <w:rsid w:val="005928F7"/>
    <w:rsid w:val="00592B89"/>
    <w:rsid w:val="00594623"/>
    <w:rsid w:val="0059597B"/>
    <w:rsid w:val="00595E09"/>
    <w:rsid w:val="005A2537"/>
    <w:rsid w:val="005A5541"/>
    <w:rsid w:val="005B1511"/>
    <w:rsid w:val="005B76FC"/>
    <w:rsid w:val="005C35FE"/>
    <w:rsid w:val="005C6897"/>
    <w:rsid w:val="005D04AC"/>
    <w:rsid w:val="005E4CD5"/>
    <w:rsid w:val="005E6BF3"/>
    <w:rsid w:val="005E7382"/>
    <w:rsid w:val="005F0725"/>
    <w:rsid w:val="005F3468"/>
    <w:rsid w:val="005F393C"/>
    <w:rsid w:val="006006EA"/>
    <w:rsid w:val="006020B0"/>
    <w:rsid w:val="0060475F"/>
    <w:rsid w:val="00607311"/>
    <w:rsid w:val="00611497"/>
    <w:rsid w:val="00620463"/>
    <w:rsid w:val="00620633"/>
    <w:rsid w:val="00622711"/>
    <w:rsid w:val="0062479C"/>
    <w:rsid w:val="00631080"/>
    <w:rsid w:val="00631229"/>
    <w:rsid w:val="0063429C"/>
    <w:rsid w:val="00636A6A"/>
    <w:rsid w:val="006434C8"/>
    <w:rsid w:val="00651A4B"/>
    <w:rsid w:val="00656B91"/>
    <w:rsid w:val="00661C65"/>
    <w:rsid w:val="006625A6"/>
    <w:rsid w:val="00671781"/>
    <w:rsid w:val="00671A17"/>
    <w:rsid w:val="00671E0F"/>
    <w:rsid w:val="00672353"/>
    <w:rsid w:val="00680466"/>
    <w:rsid w:val="00681908"/>
    <w:rsid w:val="006840A4"/>
    <w:rsid w:val="006842B8"/>
    <w:rsid w:val="006904A1"/>
    <w:rsid w:val="00695C81"/>
    <w:rsid w:val="00697E29"/>
    <w:rsid w:val="006A4BE0"/>
    <w:rsid w:val="006A7088"/>
    <w:rsid w:val="006B3324"/>
    <w:rsid w:val="006B3CB7"/>
    <w:rsid w:val="006B66D6"/>
    <w:rsid w:val="006C7692"/>
    <w:rsid w:val="006D0F07"/>
    <w:rsid w:val="006D1AFB"/>
    <w:rsid w:val="006D3D20"/>
    <w:rsid w:val="006E3D3D"/>
    <w:rsid w:val="006E5330"/>
    <w:rsid w:val="006F10C1"/>
    <w:rsid w:val="006F313A"/>
    <w:rsid w:val="00703FD9"/>
    <w:rsid w:val="00705503"/>
    <w:rsid w:val="00730784"/>
    <w:rsid w:val="00730A75"/>
    <w:rsid w:val="0073462A"/>
    <w:rsid w:val="00734656"/>
    <w:rsid w:val="00745574"/>
    <w:rsid w:val="0075481B"/>
    <w:rsid w:val="0075495C"/>
    <w:rsid w:val="00757681"/>
    <w:rsid w:val="00760067"/>
    <w:rsid w:val="007612B6"/>
    <w:rsid w:val="00764E37"/>
    <w:rsid w:val="00766709"/>
    <w:rsid w:val="0077233D"/>
    <w:rsid w:val="00777CD5"/>
    <w:rsid w:val="00780949"/>
    <w:rsid w:val="00781364"/>
    <w:rsid w:val="007828F0"/>
    <w:rsid w:val="007830BA"/>
    <w:rsid w:val="007855A5"/>
    <w:rsid w:val="00786FF6"/>
    <w:rsid w:val="00791614"/>
    <w:rsid w:val="007924EB"/>
    <w:rsid w:val="00792FBC"/>
    <w:rsid w:val="0079537D"/>
    <w:rsid w:val="007A0F08"/>
    <w:rsid w:val="007A70B4"/>
    <w:rsid w:val="007A7D57"/>
    <w:rsid w:val="007B7B1F"/>
    <w:rsid w:val="007D2043"/>
    <w:rsid w:val="007D5DDE"/>
    <w:rsid w:val="007E04A4"/>
    <w:rsid w:val="007E3393"/>
    <w:rsid w:val="007F2D0D"/>
    <w:rsid w:val="007F4A91"/>
    <w:rsid w:val="007F4D92"/>
    <w:rsid w:val="00800CF6"/>
    <w:rsid w:val="00800D34"/>
    <w:rsid w:val="0080407D"/>
    <w:rsid w:val="00806128"/>
    <w:rsid w:val="00806C6E"/>
    <w:rsid w:val="00811DF5"/>
    <w:rsid w:val="00813CED"/>
    <w:rsid w:val="00814108"/>
    <w:rsid w:val="008149C0"/>
    <w:rsid w:val="00817F4F"/>
    <w:rsid w:val="008249AE"/>
    <w:rsid w:val="0083096F"/>
    <w:rsid w:val="00834363"/>
    <w:rsid w:val="00834F4B"/>
    <w:rsid w:val="008351ED"/>
    <w:rsid w:val="00836373"/>
    <w:rsid w:val="00836CA0"/>
    <w:rsid w:val="00840AC5"/>
    <w:rsid w:val="008413A0"/>
    <w:rsid w:val="00842817"/>
    <w:rsid w:val="008444E0"/>
    <w:rsid w:val="008457BF"/>
    <w:rsid w:val="00846FB5"/>
    <w:rsid w:val="008527B6"/>
    <w:rsid w:val="00853DA4"/>
    <w:rsid w:val="008550E3"/>
    <w:rsid w:val="008748C1"/>
    <w:rsid w:val="00876D59"/>
    <w:rsid w:val="008815FF"/>
    <w:rsid w:val="0088499E"/>
    <w:rsid w:val="0089147B"/>
    <w:rsid w:val="008954B1"/>
    <w:rsid w:val="008966CB"/>
    <w:rsid w:val="00897DD5"/>
    <w:rsid w:val="008A2824"/>
    <w:rsid w:val="008B3D48"/>
    <w:rsid w:val="008B4D55"/>
    <w:rsid w:val="008B5D53"/>
    <w:rsid w:val="008C5DA2"/>
    <w:rsid w:val="008D0ECA"/>
    <w:rsid w:val="008D7A29"/>
    <w:rsid w:val="008E2BFC"/>
    <w:rsid w:val="008E3176"/>
    <w:rsid w:val="008E52DC"/>
    <w:rsid w:val="008E7ED6"/>
    <w:rsid w:val="008F3C7E"/>
    <w:rsid w:val="008F40B6"/>
    <w:rsid w:val="0091145B"/>
    <w:rsid w:val="00914700"/>
    <w:rsid w:val="0091524C"/>
    <w:rsid w:val="00915E28"/>
    <w:rsid w:val="009247E3"/>
    <w:rsid w:val="00924AA1"/>
    <w:rsid w:val="00932435"/>
    <w:rsid w:val="00950AA4"/>
    <w:rsid w:val="00952B56"/>
    <w:rsid w:val="00956164"/>
    <w:rsid w:val="00963081"/>
    <w:rsid w:val="00964302"/>
    <w:rsid w:val="00977259"/>
    <w:rsid w:val="00977366"/>
    <w:rsid w:val="00984C8A"/>
    <w:rsid w:val="00987CB6"/>
    <w:rsid w:val="0099385A"/>
    <w:rsid w:val="00994B89"/>
    <w:rsid w:val="009B54F0"/>
    <w:rsid w:val="009B5A52"/>
    <w:rsid w:val="009C4F85"/>
    <w:rsid w:val="009C66E7"/>
    <w:rsid w:val="009C7343"/>
    <w:rsid w:val="009D6ABA"/>
    <w:rsid w:val="009E04EA"/>
    <w:rsid w:val="009E24A4"/>
    <w:rsid w:val="009E2801"/>
    <w:rsid w:val="009E6179"/>
    <w:rsid w:val="009E76E0"/>
    <w:rsid w:val="009F230A"/>
    <w:rsid w:val="009F41F4"/>
    <w:rsid w:val="009F6BCE"/>
    <w:rsid w:val="00A12D75"/>
    <w:rsid w:val="00A16014"/>
    <w:rsid w:val="00A20A7F"/>
    <w:rsid w:val="00A2332C"/>
    <w:rsid w:val="00A25A37"/>
    <w:rsid w:val="00A268FE"/>
    <w:rsid w:val="00A300E9"/>
    <w:rsid w:val="00A32C93"/>
    <w:rsid w:val="00A37A41"/>
    <w:rsid w:val="00A4043F"/>
    <w:rsid w:val="00A42F39"/>
    <w:rsid w:val="00A440F5"/>
    <w:rsid w:val="00A50C5C"/>
    <w:rsid w:val="00A521AC"/>
    <w:rsid w:val="00A54FB0"/>
    <w:rsid w:val="00A651DA"/>
    <w:rsid w:val="00A65C5B"/>
    <w:rsid w:val="00A668AB"/>
    <w:rsid w:val="00A66CA3"/>
    <w:rsid w:val="00A846E7"/>
    <w:rsid w:val="00A93950"/>
    <w:rsid w:val="00AA08C3"/>
    <w:rsid w:val="00AB2040"/>
    <w:rsid w:val="00AB496B"/>
    <w:rsid w:val="00AB5088"/>
    <w:rsid w:val="00AB7D2E"/>
    <w:rsid w:val="00AC0D91"/>
    <w:rsid w:val="00AC5880"/>
    <w:rsid w:val="00AC6FE4"/>
    <w:rsid w:val="00AD1128"/>
    <w:rsid w:val="00AD1FEF"/>
    <w:rsid w:val="00AE2B93"/>
    <w:rsid w:val="00AE4A9F"/>
    <w:rsid w:val="00AE578D"/>
    <w:rsid w:val="00AE75D1"/>
    <w:rsid w:val="00AF4A03"/>
    <w:rsid w:val="00AF5474"/>
    <w:rsid w:val="00B01284"/>
    <w:rsid w:val="00B03E46"/>
    <w:rsid w:val="00B06300"/>
    <w:rsid w:val="00B07ED8"/>
    <w:rsid w:val="00B1341A"/>
    <w:rsid w:val="00B13F81"/>
    <w:rsid w:val="00B1663B"/>
    <w:rsid w:val="00B30AF6"/>
    <w:rsid w:val="00B312CC"/>
    <w:rsid w:val="00B32ED0"/>
    <w:rsid w:val="00B332E6"/>
    <w:rsid w:val="00B40BA3"/>
    <w:rsid w:val="00B4191A"/>
    <w:rsid w:val="00B43D1D"/>
    <w:rsid w:val="00B50EFA"/>
    <w:rsid w:val="00B54F63"/>
    <w:rsid w:val="00B63DC0"/>
    <w:rsid w:val="00B66955"/>
    <w:rsid w:val="00B700D8"/>
    <w:rsid w:val="00B70A8F"/>
    <w:rsid w:val="00B7107E"/>
    <w:rsid w:val="00B7664D"/>
    <w:rsid w:val="00B80B14"/>
    <w:rsid w:val="00B93FA2"/>
    <w:rsid w:val="00B964EC"/>
    <w:rsid w:val="00BA56DC"/>
    <w:rsid w:val="00BB522E"/>
    <w:rsid w:val="00BB6F4D"/>
    <w:rsid w:val="00BC0306"/>
    <w:rsid w:val="00BC4824"/>
    <w:rsid w:val="00BD0F2E"/>
    <w:rsid w:val="00BD1885"/>
    <w:rsid w:val="00BD7EB0"/>
    <w:rsid w:val="00BE11FF"/>
    <w:rsid w:val="00BE6EB8"/>
    <w:rsid w:val="00BF5AB0"/>
    <w:rsid w:val="00BF5E7F"/>
    <w:rsid w:val="00C010C2"/>
    <w:rsid w:val="00C04338"/>
    <w:rsid w:val="00C05953"/>
    <w:rsid w:val="00C07564"/>
    <w:rsid w:val="00C07EC1"/>
    <w:rsid w:val="00C11CA9"/>
    <w:rsid w:val="00C1470B"/>
    <w:rsid w:val="00C16212"/>
    <w:rsid w:val="00C4099E"/>
    <w:rsid w:val="00C43930"/>
    <w:rsid w:val="00C44DE7"/>
    <w:rsid w:val="00C4622D"/>
    <w:rsid w:val="00C53381"/>
    <w:rsid w:val="00C6299A"/>
    <w:rsid w:val="00C650AB"/>
    <w:rsid w:val="00C854FF"/>
    <w:rsid w:val="00C85665"/>
    <w:rsid w:val="00C9049D"/>
    <w:rsid w:val="00C909F7"/>
    <w:rsid w:val="00C92631"/>
    <w:rsid w:val="00CA2F39"/>
    <w:rsid w:val="00CA635F"/>
    <w:rsid w:val="00CA672F"/>
    <w:rsid w:val="00CA6BA9"/>
    <w:rsid w:val="00CB1B81"/>
    <w:rsid w:val="00CB3EF7"/>
    <w:rsid w:val="00CB6118"/>
    <w:rsid w:val="00CB68F3"/>
    <w:rsid w:val="00CC1C7E"/>
    <w:rsid w:val="00CC4E62"/>
    <w:rsid w:val="00CC52F5"/>
    <w:rsid w:val="00CD1848"/>
    <w:rsid w:val="00CD367B"/>
    <w:rsid w:val="00CE10B6"/>
    <w:rsid w:val="00CE3252"/>
    <w:rsid w:val="00CF36CC"/>
    <w:rsid w:val="00CF37ED"/>
    <w:rsid w:val="00CF4135"/>
    <w:rsid w:val="00D00BFE"/>
    <w:rsid w:val="00D02CB1"/>
    <w:rsid w:val="00D057C5"/>
    <w:rsid w:val="00D07764"/>
    <w:rsid w:val="00D078F7"/>
    <w:rsid w:val="00D07E73"/>
    <w:rsid w:val="00D111A3"/>
    <w:rsid w:val="00D12FFA"/>
    <w:rsid w:val="00D1661F"/>
    <w:rsid w:val="00D20B0F"/>
    <w:rsid w:val="00D24EEC"/>
    <w:rsid w:val="00D25973"/>
    <w:rsid w:val="00D25BFB"/>
    <w:rsid w:val="00D31B8E"/>
    <w:rsid w:val="00D31C31"/>
    <w:rsid w:val="00D35955"/>
    <w:rsid w:val="00D3648D"/>
    <w:rsid w:val="00D46012"/>
    <w:rsid w:val="00D51BDC"/>
    <w:rsid w:val="00D60255"/>
    <w:rsid w:val="00D6256D"/>
    <w:rsid w:val="00D72F91"/>
    <w:rsid w:val="00D779FD"/>
    <w:rsid w:val="00D803E4"/>
    <w:rsid w:val="00D8175D"/>
    <w:rsid w:val="00D8352E"/>
    <w:rsid w:val="00D87101"/>
    <w:rsid w:val="00D87170"/>
    <w:rsid w:val="00D930EA"/>
    <w:rsid w:val="00D971ED"/>
    <w:rsid w:val="00DA5246"/>
    <w:rsid w:val="00DA5C90"/>
    <w:rsid w:val="00DB1811"/>
    <w:rsid w:val="00DB19F4"/>
    <w:rsid w:val="00DC105C"/>
    <w:rsid w:val="00DD0AC4"/>
    <w:rsid w:val="00DD2E59"/>
    <w:rsid w:val="00DD7C4B"/>
    <w:rsid w:val="00DE601D"/>
    <w:rsid w:val="00DF2D9B"/>
    <w:rsid w:val="00DF785F"/>
    <w:rsid w:val="00E0327B"/>
    <w:rsid w:val="00E04521"/>
    <w:rsid w:val="00E06023"/>
    <w:rsid w:val="00E13CE6"/>
    <w:rsid w:val="00E14138"/>
    <w:rsid w:val="00E1544E"/>
    <w:rsid w:val="00E259EC"/>
    <w:rsid w:val="00E26616"/>
    <w:rsid w:val="00E27413"/>
    <w:rsid w:val="00E3054C"/>
    <w:rsid w:val="00E34CD6"/>
    <w:rsid w:val="00E35FC4"/>
    <w:rsid w:val="00E40827"/>
    <w:rsid w:val="00E435B2"/>
    <w:rsid w:val="00E51F81"/>
    <w:rsid w:val="00E61A0A"/>
    <w:rsid w:val="00E66A8D"/>
    <w:rsid w:val="00E73056"/>
    <w:rsid w:val="00E760AA"/>
    <w:rsid w:val="00E8093C"/>
    <w:rsid w:val="00E80DF5"/>
    <w:rsid w:val="00E83EA5"/>
    <w:rsid w:val="00E9004B"/>
    <w:rsid w:val="00E93009"/>
    <w:rsid w:val="00E93198"/>
    <w:rsid w:val="00EA216B"/>
    <w:rsid w:val="00EB7A6D"/>
    <w:rsid w:val="00EC0DAA"/>
    <w:rsid w:val="00EC2CC3"/>
    <w:rsid w:val="00EC60F3"/>
    <w:rsid w:val="00ED11EA"/>
    <w:rsid w:val="00EE319D"/>
    <w:rsid w:val="00EE5792"/>
    <w:rsid w:val="00EE61F8"/>
    <w:rsid w:val="00EF20DC"/>
    <w:rsid w:val="00EF2ACB"/>
    <w:rsid w:val="00EF3DFD"/>
    <w:rsid w:val="00EF52AD"/>
    <w:rsid w:val="00F03722"/>
    <w:rsid w:val="00F05884"/>
    <w:rsid w:val="00F140B8"/>
    <w:rsid w:val="00F20169"/>
    <w:rsid w:val="00F268D1"/>
    <w:rsid w:val="00F32895"/>
    <w:rsid w:val="00F329D8"/>
    <w:rsid w:val="00F3510A"/>
    <w:rsid w:val="00F435F3"/>
    <w:rsid w:val="00F46EEC"/>
    <w:rsid w:val="00F526F2"/>
    <w:rsid w:val="00F56424"/>
    <w:rsid w:val="00F605E3"/>
    <w:rsid w:val="00F61CB6"/>
    <w:rsid w:val="00F643B2"/>
    <w:rsid w:val="00F66293"/>
    <w:rsid w:val="00F66CD9"/>
    <w:rsid w:val="00F75BA7"/>
    <w:rsid w:val="00F75ED5"/>
    <w:rsid w:val="00F915C4"/>
    <w:rsid w:val="00F93336"/>
    <w:rsid w:val="00F95806"/>
    <w:rsid w:val="00FA1330"/>
    <w:rsid w:val="00FB2B3E"/>
    <w:rsid w:val="00FC071F"/>
    <w:rsid w:val="00FC3FF8"/>
    <w:rsid w:val="00FD3C92"/>
    <w:rsid w:val="00FE40AE"/>
    <w:rsid w:val="00FF12EF"/>
    <w:rsid w:val="00FF5557"/>
    <w:rsid w:val="03C8DC11"/>
    <w:rsid w:val="0BAA7696"/>
    <w:rsid w:val="13A8C585"/>
    <w:rsid w:val="34C5F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59A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8527B6"/>
    <w:pPr>
      <w:spacing w:after="240" w:line="240" w:lineRule="auto"/>
    </w:pPr>
    <w:rPr>
      <w:rFonts w:ascii="Calibri" w:eastAsia="Times New Roman" w:hAnsi="Calibri" w:cs="Times New Roman"/>
      <w:szCs w:val="20"/>
    </w:rPr>
  </w:style>
  <w:style w:type="paragraph" w:styleId="Heading1">
    <w:name w:val="heading 1"/>
    <w:basedOn w:val="Normal"/>
    <w:next w:val="BodyText"/>
    <w:link w:val="Heading1Char"/>
    <w:qFormat/>
    <w:rsid w:val="008527B6"/>
    <w:pPr>
      <w:keepNext/>
      <w:spacing w:before="240" w:after="360" w:line="560" w:lineRule="exact"/>
      <w:outlineLvl w:val="0"/>
    </w:pPr>
    <w:rPr>
      <w:rFonts w:ascii="Calibri Light" w:hAnsi="Calibri Light"/>
      <w:color w:val="003558" w:themeColor="text2"/>
      <w:spacing w:val="-30"/>
      <w:sz w:val="56"/>
      <w:szCs w:val="56"/>
    </w:rPr>
  </w:style>
  <w:style w:type="paragraph" w:styleId="Heading2">
    <w:name w:val="heading 2"/>
    <w:basedOn w:val="Normal"/>
    <w:next w:val="BodyText"/>
    <w:link w:val="Heading2Char"/>
    <w:qFormat/>
    <w:rsid w:val="007830BA"/>
    <w:pPr>
      <w:keepNext/>
      <w:keepLines/>
      <w:spacing w:before="360" w:after="80"/>
      <w:outlineLvl w:val="1"/>
    </w:pPr>
    <w:rPr>
      <w:rFonts w:ascii="Calibri Light" w:hAnsi="Calibri Light"/>
      <w:color w:val="006A90" w:themeColor="accent1"/>
      <w:spacing w:val="-20"/>
      <w:sz w:val="36"/>
      <w:szCs w:val="42"/>
    </w:rPr>
  </w:style>
  <w:style w:type="paragraph" w:styleId="Heading3">
    <w:name w:val="heading 3"/>
    <w:basedOn w:val="Normal"/>
    <w:next w:val="BodyText"/>
    <w:link w:val="Heading3Char"/>
    <w:qFormat/>
    <w:rsid w:val="007830BA"/>
    <w:pPr>
      <w:keepNext/>
      <w:keepLines/>
      <w:spacing w:before="160" w:after="80"/>
      <w:outlineLvl w:val="2"/>
    </w:pPr>
    <w:rPr>
      <w:rFonts w:ascii="Calibri Light" w:hAnsi="Calibri Light"/>
      <w:color w:val="424354" w:themeColor="accent3"/>
      <w:spacing w:val="-16"/>
      <w:sz w:val="28"/>
      <w:szCs w:val="32"/>
    </w:rPr>
  </w:style>
  <w:style w:type="paragraph" w:styleId="Heading4">
    <w:name w:val="heading 4"/>
    <w:basedOn w:val="Normal"/>
    <w:next w:val="BodyText"/>
    <w:link w:val="Heading4Char"/>
    <w:qFormat/>
    <w:rsid w:val="007830BA"/>
    <w:pPr>
      <w:keepNext/>
      <w:keepLines/>
      <w:spacing w:before="160" w:after="80"/>
      <w:outlineLvl w:val="3"/>
    </w:pPr>
    <w:rPr>
      <w:rFonts w:ascii="Calibri Light" w:hAnsi="Calibri Light"/>
      <w:spacing w:val="-8"/>
      <w:sz w:val="24"/>
    </w:rPr>
  </w:style>
  <w:style w:type="paragraph" w:styleId="Heading5">
    <w:name w:val="heading 5"/>
    <w:basedOn w:val="BodyText"/>
    <w:next w:val="BodyText"/>
    <w:link w:val="Heading5Char"/>
    <w:qFormat/>
    <w:rsid w:val="007830BA"/>
    <w:pPr>
      <w:keepNext/>
      <w:spacing w:after="80"/>
      <w:outlineLvl w:val="4"/>
    </w:pPr>
    <w:rPr>
      <w:rFonts w:asciiTheme="majorHAnsi" w:hAnsiTheme="majorHAnsi"/>
      <w:color w:val="006A90" w:themeColor="accent1"/>
      <w:spacing w:val="-8"/>
    </w:rPr>
  </w:style>
  <w:style w:type="paragraph" w:styleId="Heading6">
    <w:name w:val="heading 6"/>
    <w:basedOn w:val="Heading5"/>
    <w:next w:val="BodyText"/>
    <w:link w:val="Heading6Char"/>
    <w:qFormat/>
    <w:rsid w:val="007830BA"/>
    <w:pPr>
      <w:outlineLvl w:val="5"/>
    </w:pPr>
    <w:rPr>
      <w:i/>
    </w:rPr>
  </w:style>
  <w:style w:type="paragraph" w:styleId="Heading7">
    <w:name w:val="heading 7"/>
    <w:basedOn w:val="Normal"/>
    <w:next w:val="Normal"/>
    <w:link w:val="Heading7Char"/>
    <w:semiHidden/>
    <w:qFormat/>
    <w:rsid w:val="008527B6"/>
    <w:pPr>
      <w:keepNext/>
      <w:keepLines/>
      <w:spacing w:before="80" w:line="280" w:lineRule="exact"/>
      <w:outlineLvl w:val="6"/>
    </w:pPr>
    <w:rPr>
      <w:rFonts w:asciiTheme="majorHAnsi" w:hAnsiTheme="majorHAnsi"/>
      <w:iCs/>
      <w:color w:val="424354" w:themeColor="accent3"/>
    </w:rPr>
  </w:style>
  <w:style w:type="paragraph" w:styleId="Heading8">
    <w:name w:val="heading 8"/>
    <w:basedOn w:val="Normal"/>
    <w:next w:val="Normal"/>
    <w:link w:val="Heading8Char"/>
    <w:semiHidden/>
    <w:unhideWhenUsed/>
    <w:qFormat/>
    <w:rsid w:val="008527B6"/>
    <w:pPr>
      <w:keepNext/>
      <w:keepLines/>
      <w:spacing w:before="200"/>
      <w:outlineLvl w:val="7"/>
    </w:pPr>
    <w:rPr>
      <w:rFonts w:ascii="Cambria" w:hAnsi="Cambria"/>
      <w:color w:val="404040"/>
      <w:sz w:val="20"/>
    </w:rPr>
  </w:style>
  <w:style w:type="paragraph" w:styleId="Heading9">
    <w:name w:val="heading 9"/>
    <w:basedOn w:val="Normal"/>
    <w:next w:val="Normal"/>
    <w:link w:val="Heading9Char"/>
    <w:semiHidden/>
    <w:unhideWhenUsed/>
    <w:qFormat/>
    <w:rsid w:val="008527B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27B6"/>
    <w:rPr>
      <w:rFonts w:ascii="Calibri Light" w:eastAsia="Times New Roman" w:hAnsi="Calibri Light" w:cs="Times New Roman"/>
      <w:color w:val="003558" w:themeColor="text2"/>
      <w:spacing w:val="-30"/>
      <w:sz w:val="56"/>
      <w:szCs w:val="56"/>
    </w:rPr>
  </w:style>
  <w:style w:type="character" w:customStyle="1" w:styleId="Heading2Char">
    <w:name w:val="Heading 2 Char"/>
    <w:basedOn w:val="DefaultParagraphFont"/>
    <w:link w:val="Heading2"/>
    <w:rsid w:val="007830BA"/>
    <w:rPr>
      <w:rFonts w:ascii="Calibri Light" w:eastAsia="Times New Roman" w:hAnsi="Calibri Light" w:cs="Times New Roman"/>
      <w:color w:val="006A90" w:themeColor="accent1"/>
      <w:spacing w:val="-20"/>
      <w:sz w:val="36"/>
      <w:szCs w:val="42"/>
    </w:rPr>
  </w:style>
  <w:style w:type="character" w:customStyle="1" w:styleId="Heading3Char">
    <w:name w:val="Heading 3 Char"/>
    <w:basedOn w:val="DefaultParagraphFont"/>
    <w:link w:val="Heading3"/>
    <w:rsid w:val="007830BA"/>
    <w:rPr>
      <w:rFonts w:ascii="Calibri Light" w:eastAsia="Times New Roman" w:hAnsi="Calibri Light" w:cs="Times New Roman"/>
      <w:color w:val="424354" w:themeColor="accent3"/>
      <w:spacing w:val="-16"/>
      <w:sz w:val="28"/>
      <w:szCs w:val="32"/>
    </w:rPr>
  </w:style>
  <w:style w:type="character" w:customStyle="1" w:styleId="Heading4Char">
    <w:name w:val="Heading 4 Char"/>
    <w:basedOn w:val="DefaultParagraphFont"/>
    <w:link w:val="Heading4"/>
    <w:rsid w:val="007830BA"/>
    <w:rPr>
      <w:rFonts w:ascii="Calibri Light" w:eastAsia="Times New Roman" w:hAnsi="Calibri Light" w:cs="Times New Roman"/>
      <w:spacing w:val="-8"/>
      <w:sz w:val="24"/>
      <w:szCs w:val="20"/>
    </w:rPr>
  </w:style>
  <w:style w:type="character" w:customStyle="1" w:styleId="Heading5Char">
    <w:name w:val="Heading 5 Char"/>
    <w:basedOn w:val="DefaultParagraphFont"/>
    <w:link w:val="Heading5"/>
    <w:rsid w:val="007830BA"/>
    <w:rPr>
      <w:rFonts w:asciiTheme="majorHAnsi" w:eastAsia="Times New Roman" w:hAnsiTheme="majorHAnsi" w:cs="Times New Roman"/>
      <w:color w:val="006A90" w:themeColor="accent1"/>
      <w:spacing w:val="-8"/>
      <w:sz w:val="24"/>
      <w:szCs w:val="20"/>
    </w:rPr>
  </w:style>
  <w:style w:type="character" w:customStyle="1" w:styleId="Heading6Char">
    <w:name w:val="Heading 6 Char"/>
    <w:basedOn w:val="DefaultParagraphFont"/>
    <w:link w:val="Heading6"/>
    <w:rsid w:val="007830BA"/>
    <w:rPr>
      <w:rFonts w:asciiTheme="majorHAnsi" w:eastAsia="Times New Roman" w:hAnsiTheme="majorHAnsi" w:cs="Times New Roman"/>
      <w:i/>
      <w:color w:val="006A90" w:themeColor="accent1"/>
      <w:spacing w:val="-8"/>
      <w:sz w:val="24"/>
      <w:szCs w:val="20"/>
    </w:rPr>
  </w:style>
  <w:style w:type="character" w:customStyle="1" w:styleId="Heading7Char">
    <w:name w:val="Heading 7 Char"/>
    <w:basedOn w:val="DefaultParagraphFont"/>
    <w:link w:val="Heading7"/>
    <w:semiHidden/>
    <w:rsid w:val="008527B6"/>
    <w:rPr>
      <w:rFonts w:asciiTheme="majorHAnsi" w:eastAsia="Times New Roman" w:hAnsiTheme="majorHAnsi" w:cs="Times New Roman"/>
      <w:iCs/>
      <w:color w:val="424354" w:themeColor="accent3"/>
      <w:szCs w:val="20"/>
    </w:rPr>
  </w:style>
  <w:style w:type="character" w:customStyle="1" w:styleId="Heading8Char">
    <w:name w:val="Heading 8 Char"/>
    <w:basedOn w:val="DefaultParagraphFont"/>
    <w:link w:val="Heading8"/>
    <w:semiHidden/>
    <w:rsid w:val="008527B6"/>
    <w:rPr>
      <w:rFonts w:ascii="Cambria" w:eastAsia="Times New Roman" w:hAnsi="Cambria" w:cs="Times New Roman"/>
      <w:color w:val="404040"/>
      <w:sz w:val="20"/>
      <w:szCs w:val="20"/>
    </w:rPr>
  </w:style>
  <w:style w:type="character" w:customStyle="1" w:styleId="Heading9Char">
    <w:name w:val="Heading 9 Char"/>
    <w:basedOn w:val="DefaultParagraphFont"/>
    <w:link w:val="Heading9"/>
    <w:semiHidden/>
    <w:rsid w:val="008527B6"/>
    <w:rPr>
      <w:rFonts w:ascii="Cambria" w:eastAsia="Times New Roman" w:hAnsi="Cambria" w:cs="Times New Roman"/>
      <w:i/>
      <w:iCs/>
      <w:color w:val="404040"/>
      <w:sz w:val="20"/>
      <w:szCs w:val="20"/>
    </w:rPr>
  </w:style>
  <w:style w:type="paragraph" w:styleId="BodyText">
    <w:name w:val="Body Text"/>
    <w:basedOn w:val="Normal"/>
    <w:link w:val="BodyTextChar"/>
    <w:qFormat/>
    <w:rsid w:val="008527B6"/>
    <w:pPr>
      <w:spacing w:before="120"/>
    </w:pPr>
    <w:rPr>
      <w:sz w:val="24"/>
    </w:rPr>
  </w:style>
  <w:style w:type="character" w:customStyle="1" w:styleId="BodyTextChar">
    <w:name w:val="Body Text Char"/>
    <w:basedOn w:val="DefaultParagraphFont"/>
    <w:link w:val="BodyText"/>
    <w:rsid w:val="008527B6"/>
    <w:rPr>
      <w:rFonts w:ascii="Calibri" w:eastAsia="Times New Roman" w:hAnsi="Calibri" w:cs="Times New Roman"/>
      <w:sz w:val="24"/>
      <w:szCs w:val="20"/>
    </w:rPr>
  </w:style>
  <w:style w:type="paragraph" w:customStyle="1" w:styleId="Bullet">
    <w:name w:val="Bullet"/>
    <w:basedOn w:val="BodyText"/>
    <w:semiHidden/>
    <w:qFormat/>
    <w:rsid w:val="008527B6"/>
  </w:style>
  <w:style w:type="character" w:styleId="CommentReference">
    <w:name w:val="annotation reference"/>
    <w:basedOn w:val="DefaultParagraphFont"/>
    <w:uiPriority w:val="99"/>
    <w:semiHidden/>
    <w:rsid w:val="008527B6"/>
    <w:rPr>
      <w:rFonts w:ascii="Arial" w:hAnsi="Arial"/>
      <w:color w:val="FF0000"/>
      <w:position w:val="6"/>
      <w:sz w:val="20"/>
    </w:rPr>
  </w:style>
  <w:style w:type="paragraph" w:styleId="CommentText">
    <w:name w:val="annotation text"/>
    <w:basedOn w:val="Normal"/>
    <w:link w:val="CommentTextChar"/>
    <w:uiPriority w:val="99"/>
    <w:rsid w:val="008527B6"/>
    <w:pPr>
      <w:spacing w:before="120"/>
    </w:pPr>
    <w:rPr>
      <w:rFonts w:ascii="Arial" w:hAnsi="Arial"/>
    </w:rPr>
  </w:style>
  <w:style w:type="character" w:customStyle="1" w:styleId="CommentTextChar">
    <w:name w:val="Comment Text Char"/>
    <w:basedOn w:val="DefaultParagraphFont"/>
    <w:link w:val="CommentText"/>
    <w:uiPriority w:val="99"/>
    <w:rsid w:val="008527B6"/>
    <w:rPr>
      <w:rFonts w:ascii="Arial" w:eastAsia="Times New Roman" w:hAnsi="Arial" w:cs="Times New Roman"/>
      <w:szCs w:val="20"/>
    </w:rPr>
  </w:style>
  <w:style w:type="paragraph" w:styleId="Caption">
    <w:name w:val="caption"/>
    <w:basedOn w:val="Figure--Caption"/>
    <w:next w:val="Normal"/>
    <w:qFormat/>
    <w:rsid w:val="008527B6"/>
  </w:style>
  <w:style w:type="paragraph" w:styleId="BlockText">
    <w:name w:val="Block Text"/>
    <w:basedOn w:val="Normal"/>
    <w:rsid w:val="008527B6"/>
    <w:pPr>
      <w:spacing w:after="120"/>
      <w:ind w:left="1440" w:right="1440"/>
    </w:pPr>
  </w:style>
  <w:style w:type="paragraph" w:styleId="Footer">
    <w:name w:val="footer"/>
    <w:basedOn w:val="Normal"/>
    <w:link w:val="FooterChar"/>
    <w:uiPriority w:val="99"/>
    <w:qFormat/>
    <w:rsid w:val="00D87101"/>
    <w:pPr>
      <w:pBdr>
        <w:top w:val="single" w:sz="4" w:space="3" w:color="003558" w:themeColor="text2"/>
      </w:pBdr>
      <w:tabs>
        <w:tab w:val="center" w:pos="4680"/>
        <w:tab w:val="right" w:pos="10080"/>
      </w:tabs>
      <w:spacing w:before="120" w:after="0"/>
      <w:jc w:val="right"/>
    </w:pPr>
    <w:rPr>
      <w:rFonts w:ascii="Calibri Light" w:hAnsi="Calibri Light"/>
      <w:caps/>
      <w:noProof/>
      <w:color w:val="003558" w:themeColor="text2"/>
      <w:spacing w:val="-10"/>
      <w:sz w:val="20"/>
      <w:szCs w:val="22"/>
    </w:rPr>
  </w:style>
  <w:style w:type="character" w:customStyle="1" w:styleId="FooterChar">
    <w:name w:val="Footer Char"/>
    <w:basedOn w:val="DefaultParagraphFont"/>
    <w:link w:val="Footer"/>
    <w:uiPriority w:val="99"/>
    <w:rsid w:val="00D87101"/>
    <w:rPr>
      <w:rFonts w:ascii="Calibri Light" w:eastAsia="Times New Roman" w:hAnsi="Calibri Light" w:cs="Times New Roman"/>
      <w:caps/>
      <w:noProof/>
      <w:color w:val="003558" w:themeColor="text2"/>
      <w:spacing w:val="-10"/>
      <w:sz w:val="20"/>
    </w:rPr>
  </w:style>
  <w:style w:type="character" w:styleId="FootnoteReference">
    <w:name w:val="footnote reference"/>
    <w:basedOn w:val="DefaultParagraphFont"/>
    <w:qFormat/>
    <w:rsid w:val="008527B6"/>
    <w:rPr>
      <w:rFonts w:asciiTheme="minorHAnsi" w:hAnsiTheme="minorHAnsi"/>
      <w:noProof w:val="0"/>
      <w:spacing w:val="0"/>
      <w:position w:val="6"/>
      <w:sz w:val="16"/>
      <w:lang w:val="en-US"/>
    </w:rPr>
  </w:style>
  <w:style w:type="paragraph" w:styleId="FootnoteText">
    <w:name w:val="footnote text"/>
    <w:basedOn w:val="BodyText"/>
    <w:link w:val="FootnoteTextChar"/>
    <w:qFormat/>
    <w:rsid w:val="008527B6"/>
    <w:rPr>
      <w:rFonts w:asciiTheme="minorHAnsi" w:hAnsiTheme="minorHAnsi"/>
      <w:sz w:val="16"/>
    </w:rPr>
  </w:style>
  <w:style w:type="character" w:customStyle="1" w:styleId="FootnoteTextChar">
    <w:name w:val="Footnote Text Char"/>
    <w:basedOn w:val="DefaultParagraphFont"/>
    <w:link w:val="FootnoteText"/>
    <w:rsid w:val="008527B6"/>
    <w:rPr>
      <w:rFonts w:eastAsia="Times New Roman" w:cs="Times New Roman"/>
      <w:sz w:val="16"/>
      <w:szCs w:val="20"/>
    </w:rPr>
  </w:style>
  <w:style w:type="paragraph" w:styleId="Header">
    <w:name w:val="header"/>
    <w:basedOn w:val="Normal"/>
    <w:link w:val="HeaderChar"/>
    <w:uiPriority w:val="99"/>
    <w:qFormat/>
    <w:rsid w:val="008527B6"/>
    <w:pPr>
      <w:tabs>
        <w:tab w:val="right" w:pos="10080"/>
      </w:tabs>
      <w:contextualSpacing/>
    </w:pPr>
    <w:rPr>
      <w:rFonts w:ascii="Calibri Light" w:hAnsi="Calibri Light"/>
      <w:color w:val="003558" w:themeColor="text2"/>
      <w:spacing w:val="-10"/>
      <w:sz w:val="20"/>
    </w:rPr>
  </w:style>
  <w:style w:type="character" w:customStyle="1" w:styleId="HeaderChar">
    <w:name w:val="Header Char"/>
    <w:basedOn w:val="DefaultParagraphFont"/>
    <w:link w:val="Header"/>
    <w:uiPriority w:val="99"/>
    <w:rsid w:val="008527B6"/>
    <w:rPr>
      <w:rFonts w:ascii="Calibri Light" w:eastAsia="Times New Roman" w:hAnsi="Calibri Light" w:cs="Times New Roman"/>
      <w:color w:val="003558" w:themeColor="text2"/>
      <w:spacing w:val="-10"/>
      <w:sz w:val="20"/>
      <w:szCs w:val="20"/>
    </w:rPr>
  </w:style>
  <w:style w:type="paragraph" w:customStyle="1" w:styleId="Number">
    <w:name w:val="Number"/>
    <w:basedOn w:val="BodyText"/>
    <w:uiPriority w:val="99"/>
    <w:semiHidden/>
    <w:qFormat/>
    <w:rsid w:val="008527B6"/>
    <w:pPr>
      <w:ind w:left="360" w:hanging="360"/>
    </w:pPr>
  </w:style>
  <w:style w:type="character" w:styleId="PageNumber">
    <w:name w:val="page number"/>
    <w:qFormat/>
    <w:rsid w:val="008527B6"/>
    <w:rPr>
      <w:rFonts w:ascii="Calibri" w:hAnsi="Calibri"/>
      <w:sz w:val="16"/>
      <w:szCs w:val="18"/>
    </w:rPr>
  </w:style>
  <w:style w:type="paragraph" w:customStyle="1" w:styleId="TableHead">
    <w:name w:val="Table Head"/>
    <w:basedOn w:val="Normal"/>
    <w:next w:val="Normal"/>
    <w:qFormat/>
    <w:rsid w:val="008527B6"/>
    <w:pPr>
      <w:keepNext/>
      <w:keepLines/>
      <w:spacing w:before="80" w:after="80"/>
      <w:jc w:val="center"/>
    </w:pPr>
    <w:rPr>
      <w:b/>
      <w:color w:val="FFFFFF" w:themeColor="background1"/>
    </w:rPr>
  </w:style>
  <w:style w:type="paragraph" w:customStyle="1" w:styleId="TableBody">
    <w:name w:val="Table Body"/>
    <w:basedOn w:val="TableHead"/>
    <w:qFormat/>
    <w:rsid w:val="008527B6"/>
    <w:pPr>
      <w:keepNext w:val="0"/>
      <w:keepLines w:val="0"/>
      <w:jc w:val="left"/>
    </w:pPr>
    <w:rPr>
      <w:b w:val="0"/>
      <w:color w:val="000000" w:themeColor="text1"/>
    </w:rPr>
  </w:style>
  <w:style w:type="paragraph" w:customStyle="1" w:styleId="TableNotes">
    <w:name w:val="Table Notes"/>
    <w:basedOn w:val="Normal"/>
    <w:uiPriority w:val="99"/>
    <w:qFormat/>
    <w:rsid w:val="00037737"/>
    <w:pPr>
      <w:spacing w:before="80" w:after="80"/>
      <w:contextualSpacing/>
    </w:pPr>
    <w:rPr>
      <w:szCs w:val="18"/>
    </w:rPr>
  </w:style>
  <w:style w:type="paragraph" w:customStyle="1" w:styleId="Table--Caption">
    <w:name w:val="Table--Caption"/>
    <w:basedOn w:val="TableNumberandTitle"/>
    <w:next w:val="TableHead"/>
    <w:qFormat/>
    <w:rsid w:val="008527B6"/>
    <w:pPr>
      <w:spacing w:before="0"/>
    </w:pPr>
    <w:rPr>
      <w:b w:val="0"/>
      <w:i/>
      <w:szCs w:val="18"/>
    </w:rPr>
  </w:style>
  <w:style w:type="paragraph" w:styleId="BalloonText">
    <w:name w:val="Balloon Text"/>
    <w:basedOn w:val="Normal"/>
    <w:link w:val="BalloonTextChar"/>
    <w:semiHidden/>
    <w:unhideWhenUsed/>
    <w:rsid w:val="008527B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527B6"/>
    <w:rPr>
      <w:rFonts w:ascii="Segoe UI" w:eastAsia="Times New Roman" w:hAnsi="Segoe UI" w:cs="Segoe UI"/>
      <w:sz w:val="18"/>
      <w:szCs w:val="18"/>
    </w:rPr>
  </w:style>
  <w:style w:type="paragraph" w:customStyle="1" w:styleId="Figure--Caption">
    <w:name w:val="Figure--Caption"/>
    <w:basedOn w:val="Normal"/>
    <w:qFormat/>
    <w:rsid w:val="00F329D8"/>
    <w:pPr>
      <w:keepNext/>
      <w:keepLines/>
      <w:spacing w:before="80" w:after="360"/>
    </w:pPr>
    <w:rPr>
      <w:rFonts w:ascii="Calibri Light" w:eastAsiaTheme="minorHAnsi" w:hAnsi="Calibri Light"/>
      <w:i/>
      <w:noProof/>
      <w:sz w:val="20"/>
    </w:rPr>
  </w:style>
  <w:style w:type="paragraph" w:styleId="CommentSubject">
    <w:name w:val="annotation subject"/>
    <w:basedOn w:val="CommentText"/>
    <w:next w:val="CommentText"/>
    <w:link w:val="CommentSubjectChar"/>
    <w:uiPriority w:val="99"/>
    <w:semiHidden/>
    <w:unhideWhenUsed/>
    <w:rsid w:val="008527B6"/>
    <w:pPr>
      <w:spacing w:before="0"/>
    </w:pPr>
    <w:rPr>
      <w:rFonts w:ascii="Calibri" w:hAnsi="Calibri"/>
      <w:b/>
      <w:bCs/>
    </w:rPr>
  </w:style>
  <w:style w:type="character" w:customStyle="1" w:styleId="CommentSubjectChar">
    <w:name w:val="Comment Subject Char"/>
    <w:basedOn w:val="CommentTextChar"/>
    <w:link w:val="CommentSubject"/>
    <w:uiPriority w:val="99"/>
    <w:semiHidden/>
    <w:rsid w:val="008527B6"/>
    <w:rPr>
      <w:rFonts w:ascii="Calibri" w:eastAsia="Times New Roman" w:hAnsi="Calibri" w:cs="Times New Roman"/>
      <w:b/>
      <w:bCs/>
      <w:szCs w:val="20"/>
    </w:rPr>
  </w:style>
  <w:style w:type="paragraph" w:customStyle="1" w:styleId="FigureNumberandTitle">
    <w:name w:val="Figure Number and Title"/>
    <w:basedOn w:val="Normal"/>
    <w:next w:val="Figure--Caption"/>
    <w:qFormat/>
    <w:rsid w:val="007830BA"/>
    <w:pPr>
      <w:keepNext/>
      <w:keepLines/>
      <w:pBdr>
        <w:bottom w:val="single" w:sz="12" w:space="4" w:color="003558" w:themeColor="text2"/>
      </w:pBdr>
      <w:spacing w:before="360" w:after="0"/>
    </w:pPr>
    <w:rPr>
      <w:rFonts w:ascii="Calibri Light" w:eastAsiaTheme="minorHAnsi" w:hAnsi="Calibri Light"/>
      <w:b/>
      <w:color w:val="003558" w:themeColor="text2"/>
      <w:sz w:val="24"/>
    </w:rPr>
  </w:style>
  <w:style w:type="paragraph" w:customStyle="1" w:styleId="BulletLevel1">
    <w:name w:val="Bullet Level 1"/>
    <w:basedOn w:val="BodyText"/>
    <w:qFormat/>
    <w:rsid w:val="00D25973"/>
    <w:pPr>
      <w:numPr>
        <w:numId w:val="5"/>
      </w:numPr>
      <w:spacing w:before="0"/>
    </w:pPr>
  </w:style>
  <w:style w:type="paragraph" w:customStyle="1" w:styleId="BulletLevel3">
    <w:name w:val="Bullet Level 3"/>
    <w:basedOn w:val="BulletLevel1"/>
    <w:qFormat/>
    <w:rsid w:val="00D25973"/>
    <w:pPr>
      <w:numPr>
        <w:ilvl w:val="2"/>
      </w:numPr>
    </w:pPr>
    <w:rPr>
      <w:noProof/>
    </w:rPr>
  </w:style>
  <w:style w:type="paragraph" w:customStyle="1" w:styleId="BulletLevel2">
    <w:name w:val="Bullet Level 2"/>
    <w:basedOn w:val="Normal"/>
    <w:qFormat/>
    <w:rsid w:val="00D25973"/>
    <w:pPr>
      <w:numPr>
        <w:ilvl w:val="1"/>
        <w:numId w:val="5"/>
      </w:numPr>
    </w:pPr>
    <w:rPr>
      <w:sz w:val="24"/>
    </w:rPr>
  </w:style>
  <w:style w:type="paragraph" w:customStyle="1" w:styleId="TableNumberandTitle">
    <w:name w:val="Table Number and Title"/>
    <w:basedOn w:val="Normal"/>
    <w:next w:val="Table--Caption"/>
    <w:qFormat/>
    <w:rsid w:val="006C7692"/>
    <w:pPr>
      <w:keepNext/>
      <w:keepLines/>
      <w:spacing w:before="360" w:after="0"/>
    </w:pPr>
    <w:rPr>
      <w:rFonts w:ascii="Calibri Light" w:eastAsiaTheme="minorHAnsi" w:hAnsi="Calibri Light"/>
      <w:b/>
      <w:sz w:val="24"/>
    </w:rPr>
  </w:style>
  <w:style w:type="paragraph" w:customStyle="1" w:styleId="TableBullet">
    <w:name w:val="Table Bullet"/>
    <w:basedOn w:val="Normal"/>
    <w:qFormat/>
    <w:rsid w:val="008527B6"/>
    <w:pPr>
      <w:numPr>
        <w:numId w:val="3"/>
      </w:numPr>
      <w:suppressAutoHyphens/>
      <w:autoSpaceDE w:val="0"/>
      <w:autoSpaceDN w:val="0"/>
      <w:adjustRightInd w:val="0"/>
      <w:spacing w:before="80" w:after="80"/>
    </w:pPr>
    <w:rPr>
      <w:rFonts w:eastAsiaTheme="minorHAnsi" w:cs="Guardian Sans Regular"/>
      <w:szCs w:val="16"/>
    </w:rPr>
  </w:style>
  <w:style w:type="paragraph" w:customStyle="1" w:styleId="TableSubheadLevel2">
    <w:name w:val="Table Subhead Level 2"/>
    <w:basedOn w:val="TableHead"/>
    <w:qFormat/>
    <w:rsid w:val="008527B6"/>
    <w:pPr>
      <w:jc w:val="left"/>
    </w:pPr>
    <w:rPr>
      <w:i/>
    </w:rPr>
  </w:style>
  <w:style w:type="paragraph" w:customStyle="1" w:styleId="TableNotesHangingIndent">
    <w:name w:val="Table Notes – Hanging Indent"/>
    <w:basedOn w:val="TableNotes"/>
    <w:qFormat/>
    <w:rsid w:val="00C92631"/>
    <w:pPr>
      <w:ind w:left="81" w:hangingChars="81" w:hanging="81"/>
    </w:pPr>
  </w:style>
  <w:style w:type="character" w:styleId="Hyperlink">
    <w:name w:val="Hyperlink"/>
    <w:basedOn w:val="DefaultParagraphFont"/>
    <w:uiPriority w:val="99"/>
    <w:rsid w:val="008527B6"/>
    <w:rPr>
      <w:color w:val="0563C1" w:themeColor="hyperlink"/>
      <w:u w:val="single"/>
    </w:rPr>
  </w:style>
  <w:style w:type="paragraph" w:customStyle="1" w:styleId="PhotoCaptionText">
    <w:name w:val="Photo Caption Text"/>
    <w:basedOn w:val="Caption"/>
    <w:qFormat/>
    <w:rsid w:val="008527B6"/>
    <w:pPr>
      <w:pBdr>
        <w:top w:val="single" w:sz="12" w:space="4" w:color="720010" w:themeColor="accent5"/>
      </w:pBdr>
    </w:pPr>
    <w:rPr>
      <w:rFonts w:asciiTheme="minorHAnsi" w:hAnsiTheme="minorHAnsi"/>
      <w:noProof w:val="0"/>
      <w:sz w:val="22"/>
    </w:rPr>
  </w:style>
  <w:style w:type="table" w:styleId="TableGrid">
    <w:name w:val="Table Grid"/>
    <w:basedOn w:val="TableNormal"/>
    <w:uiPriority w:val="59"/>
    <w:rsid w:val="0085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pNumberandTitle">
    <w:name w:val="Map Number and Title"/>
    <w:basedOn w:val="FigureNumberandTitle"/>
    <w:uiPriority w:val="99"/>
    <w:qFormat/>
    <w:rsid w:val="005A2537"/>
    <w:pPr>
      <w:pBdr>
        <w:bottom w:val="none" w:sz="0" w:space="0" w:color="auto"/>
      </w:pBdr>
      <w:spacing w:before="0"/>
    </w:pPr>
    <w:rPr>
      <w:color w:val="FFFFFF" w:themeColor="background1"/>
      <w:sz w:val="8"/>
    </w:rPr>
  </w:style>
  <w:style w:type="paragraph" w:customStyle="1" w:styleId="AcronymsandAbbreviations">
    <w:name w:val="Acronyms and Abbreviations"/>
    <w:basedOn w:val="Normal"/>
    <w:next w:val="BodyText"/>
    <w:qFormat/>
    <w:rsid w:val="008527B6"/>
    <w:pPr>
      <w:keepNext/>
      <w:spacing w:before="840"/>
      <w:outlineLvl w:val="0"/>
    </w:pPr>
    <w:rPr>
      <w:rFonts w:ascii="Calibri Light" w:hAnsi="Calibri Light"/>
      <w:color w:val="003558" w:themeColor="text2"/>
      <w:spacing w:val="-20"/>
      <w:sz w:val="56"/>
      <w:szCs w:val="56"/>
    </w:rPr>
  </w:style>
  <w:style w:type="paragraph" w:customStyle="1" w:styleId="AcronymText">
    <w:name w:val="Acronym Text"/>
    <w:basedOn w:val="BodyText"/>
    <w:qFormat/>
    <w:rsid w:val="008527B6"/>
    <w:pPr>
      <w:spacing w:after="120"/>
      <w:ind w:left="1800" w:hanging="1800"/>
    </w:pPr>
    <w:rPr>
      <w:sz w:val="22"/>
    </w:rPr>
  </w:style>
  <w:style w:type="paragraph" w:styleId="TOC1">
    <w:name w:val="toc 1"/>
    <w:basedOn w:val="Normal"/>
    <w:next w:val="Normal"/>
    <w:autoRedefine/>
    <w:uiPriority w:val="39"/>
    <w:semiHidden/>
    <w:unhideWhenUsed/>
    <w:qFormat/>
    <w:rsid w:val="008527B6"/>
    <w:pPr>
      <w:spacing w:after="100"/>
    </w:pPr>
  </w:style>
  <w:style w:type="paragraph" w:styleId="TOC2">
    <w:name w:val="toc 2"/>
    <w:basedOn w:val="Normal"/>
    <w:next w:val="Normal"/>
    <w:autoRedefine/>
    <w:uiPriority w:val="39"/>
    <w:semiHidden/>
    <w:unhideWhenUsed/>
    <w:qFormat/>
    <w:rsid w:val="008527B6"/>
    <w:pPr>
      <w:spacing w:after="100"/>
      <w:ind w:left="220"/>
    </w:pPr>
  </w:style>
  <w:style w:type="paragraph" w:styleId="TOC3">
    <w:name w:val="toc 3"/>
    <w:basedOn w:val="Normal"/>
    <w:next w:val="Normal"/>
    <w:autoRedefine/>
    <w:uiPriority w:val="39"/>
    <w:semiHidden/>
    <w:unhideWhenUsed/>
    <w:qFormat/>
    <w:rsid w:val="008527B6"/>
    <w:pPr>
      <w:spacing w:after="100"/>
      <w:ind w:left="440"/>
    </w:pPr>
  </w:style>
  <w:style w:type="paragraph" w:customStyle="1" w:styleId="Divider">
    <w:name w:val="Divider"/>
    <w:next w:val="BodyText"/>
    <w:qFormat/>
    <w:rsid w:val="008527B6"/>
    <w:pPr>
      <w:pBdr>
        <w:top w:val="single" w:sz="12" w:space="10" w:color="003558" w:themeColor="text2"/>
      </w:pBdr>
      <w:spacing w:before="6960" w:after="0" w:line="240" w:lineRule="auto"/>
      <w:jc w:val="right"/>
    </w:pPr>
    <w:rPr>
      <w:rFonts w:ascii="Calibri Light" w:eastAsia="Times New Roman" w:hAnsi="Calibri Light" w:cs="Times New Roman"/>
      <w:color w:val="003558" w:themeColor="text2"/>
      <w:sz w:val="60"/>
      <w:szCs w:val="60"/>
    </w:rPr>
  </w:style>
  <w:style w:type="paragraph" w:customStyle="1" w:styleId="Blankpage">
    <w:name w:val="Blank page"/>
    <w:basedOn w:val="Normal"/>
    <w:next w:val="Normal"/>
    <w:qFormat/>
    <w:rsid w:val="008527B6"/>
    <w:pPr>
      <w:spacing w:before="6000" w:after="0"/>
      <w:jc w:val="center"/>
    </w:pPr>
    <w:rPr>
      <w:rFonts w:ascii="Calibri Light" w:hAnsi="Calibri Light" w:cs="Arial"/>
      <w:i/>
      <w:sz w:val="24"/>
      <w:szCs w:val="24"/>
    </w:rPr>
  </w:style>
  <w:style w:type="paragraph" w:customStyle="1" w:styleId="DateSubjProj">
    <w:name w:val="Date/Subj/Proj"/>
    <w:basedOn w:val="BodyText"/>
    <w:rsid w:val="008527B6"/>
    <w:pPr>
      <w:spacing w:after="120"/>
      <w:ind w:left="1800" w:hanging="1800"/>
    </w:pPr>
  </w:style>
  <w:style w:type="paragraph" w:customStyle="1" w:styleId="FigurePlacement">
    <w:name w:val="Figure Placement"/>
    <w:basedOn w:val="BodyText"/>
    <w:uiPriority w:val="99"/>
    <w:qFormat/>
    <w:rsid w:val="008527B6"/>
    <w:pPr>
      <w:spacing w:after="600"/>
      <w:jc w:val="center"/>
    </w:pPr>
  </w:style>
  <w:style w:type="paragraph" w:customStyle="1" w:styleId="Preparedby">
    <w:name w:val="Prepared by"/>
    <w:basedOn w:val="BodyText"/>
    <w:link w:val="PreparedbyChar"/>
    <w:qFormat/>
    <w:rsid w:val="008527B6"/>
    <w:pPr>
      <w:spacing w:before="40" w:after="80"/>
    </w:pPr>
    <w:rPr>
      <w:rFonts w:ascii="Calibri Light" w:hAnsi="Calibri Light" w:cs="Shruti"/>
      <w:b/>
      <w:caps/>
      <w:sz w:val="16"/>
      <w:szCs w:val="16"/>
    </w:rPr>
  </w:style>
  <w:style w:type="character" w:customStyle="1" w:styleId="PreparedbyChar">
    <w:name w:val="Prepared by Char"/>
    <w:basedOn w:val="BodyTextChar"/>
    <w:link w:val="Preparedby"/>
    <w:rsid w:val="008527B6"/>
    <w:rPr>
      <w:rFonts w:ascii="Calibri Light" w:eastAsia="Times New Roman" w:hAnsi="Calibri Light" w:cs="Shruti"/>
      <w:b/>
      <w:caps/>
      <w:sz w:val="16"/>
      <w:szCs w:val="16"/>
    </w:rPr>
  </w:style>
  <w:style w:type="paragraph" w:customStyle="1" w:styleId="NumberedList">
    <w:name w:val="Numbered List"/>
    <w:basedOn w:val="BodyText"/>
    <w:uiPriority w:val="99"/>
    <w:qFormat/>
    <w:rsid w:val="008527B6"/>
    <w:pPr>
      <w:numPr>
        <w:numId w:val="2"/>
      </w:numPr>
    </w:pPr>
  </w:style>
  <w:style w:type="paragraph" w:customStyle="1" w:styleId="QuoteBody">
    <w:name w:val="Quote Body"/>
    <w:basedOn w:val="Caption"/>
    <w:rsid w:val="00E80DF5"/>
    <w:pPr>
      <w:pBdr>
        <w:top w:val="single" w:sz="12" w:space="6" w:color="FFFFFF" w:themeColor="background2"/>
        <w:left w:val="single" w:sz="12" w:space="6" w:color="FFFFFF" w:themeColor="background2"/>
        <w:bottom w:val="single" w:sz="12" w:space="6" w:color="FFFFFF" w:themeColor="background2"/>
        <w:right w:val="single" w:sz="12" w:space="6" w:color="FFFFFF" w:themeColor="background2"/>
      </w:pBdr>
      <w:suppressAutoHyphens/>
      <w:autoSpaceDE w:val="0"/>
      <w:autoSpaceDN w:val="0"/>
      <w:adjustRightInd w:val="0"/>
      <w:spacing w:before="360" w:line="300" w:lineRule="atLeast"/>
      <w:ind w:left="720" w:right="720"/>
      <w:textAlignment w:val="center"/>
    </w:pPr>
    <w:rPr>
      <w:rFonts w:ascii="Calibri" w:hAnsi="Calibri" w:cs="Guardian Sans Light"/>
      <w:b/>
      <w:i w:val="0"/>
      <w:color w:val="006A90" w:themeColor="accent1"/>
      <w:sz w:val="28"/>
    </w:rPr>
  </w:style>
  <w:style w:type="paragraph" w:customStyle="1" w:styleId="QuoteAttribution">
    <w:name w:val="Quote Attribution"/>
    <w:basedOn w:val="QuoteBody"/>
    <w:rsid w:val="00E80DF5"/>
    <w:pPr>
      <w:keepNext w:val="0"/>
      <w:jc w:val="right"/>
    </w:pPr>
    <w:rPr>
      <w:b w:val="0"/>
      <w:sz w:val="24"/>
    </w:rPr>
  </w:style>
  <w:style w:type="paragraph" w:customStyle="1" w:styleId="SidebarText">
    <w:name w:val="Sidebar Text"/>
    <w:basedOn w:val="Normal"/>
    <w:qFormat/>
    <w:rsid w:val="008527B6"/>
    <w:pPr>
      <w:pBdr>
        <w:left w:val="single" w:sz="12" w:space="6" w:color="006A90" w:themeColor="accent1"/>
        <w:right w:val="single" w:sz="12" w:space="6" w:color="006A90" w:themeColor="accent1"/>
      </w:pBdr>
      <w:suppressAutoHyphens/>
      <w:autoSpaceDE w:val="0"/>
      <w:autoSpaceDN w:val="0"/>
      <w:adjustRightInd w:val="0"/>
      <w:spacing w:before="120" w:after="120"/>
      <w:ind w:left="360" w:right="360"/>
      <w:textAlignment w:val="center"/>
    </w:pPr>
    <w:rPr>
      <w:rFonts w:asciiTheme="minorHAnsi" w:eastAsiaTheme="minorHAnsi" w:hAnsiTheme="minorHAnsi" w:cs="Guardian Sans Regular"/>
      <w:spacing w:val="-4"/>
      <w:szCs w:val="22"/>
    </w:rPr>
  </w:style>
  <w:style w:type="paragraph" w:customStyle="1" w:styleId="SidebarBullets">
    <w:name w:val="Sidebar Bullets"/>
    <w:basedOn w:val="Normal"/>
    <w:qFormat/>
    <w:rsid w:val="008527B6"/>
    <w:pPr>
      <w:numPr>
        <w:numId w:val="1"/>
      </w:numPr>
      <w:pBdr>
        <w:left w:val="single" w:sz="12" w:space="6" w:color="006A90" w:themeColor="accent1"/>
        <w:right w:val="single" w:sz="12" w:space="6" w:color="006A90" w:themeColor="accent1"/>
      </w:pBdr>
      <w:suppressAutoHyphens/>
      <w:autoSpaceDE w:val="0"/>
      <w:autoSpaceDN w:val="0"/>
      <w:adjustRightInd w:val="0"/>
      <w:spacing w:after="120"/>
      <w:ind w:right="360"/>
      <w:textAlignment w:val="center"/>
    </w:pPr>
    <w:rPr>
      <w:rFonts w:asciiTheme="minorHAnsi" w:eastAsiaTheme="minorHAnsi" w:hAnsiTheme="minorHAnsi" w:cs="Guardian Sans Regular"/>
      <w:spacing w:val="-4"/>
      <w:szCs w:val="18"/>
    </w:rPr>
  </w:style>
  <w:style w:type="paragraph" w:customStyle="1" w:styleId="SidebarHeading">
    <w:name w:val="Sidebar Heading"/>
    <w:basedOn w:val="Normal"/>
    <w:next w:val="SidebarText"/>
    <w:qFormat/>
    <w:rsid w:val="008527B6"/>
    <w:pPr>
      <w:keepNext/>
      <w:pBdr>
        <w:top w:val="single" w:sz="12" w:space="6" w:color="006A90" w:themeColor="accent1"/>
        <w:left w:val="single" w:sz="12" w:space="6" w:color="006A90" w:themeColor="accent1"/>
        <w:bottom w:val="single" w:sz="12" w:space="6" w:color="006A90" w:themeColor="accent1"/>
        <w:right w:val="single" w:sz="12" w:space="6" w:color="006A90" w:themeColor="accent1"/>
      </w:pBdr>
      <w:shd w:val="clear" w:color="auto" w:fill="006A90" w:themeFill="accent1"/>
      <w:suppressAutoHyphens/>
      <w:autoSpaceDE w:val="0"/>
      <w:autoSpaceDN w:val="0"/>
      <w:adjustRightInd w:val="0"/>
      <w:spacing w:before="600" w:after="120" w:line="300" w:lineRule="atLeast"/>
      <w:jc w:val="center"/>
      <w:textAlignment w:val="center"/>
    </w:pPr>
    <w:rPr>
      <w:rFonts w:ascii="Calibri Light" w:eastAsiaTheme="minorHAnsi" w:hAnsi="Calibri Light" w:cs="Guardian Sans Regular"/>
      <w:b/>
      <w:color w:val="FFFFFF" w:themeColor="background1"/>
      <w:spacing w:val="-4"/>
      <w:sz w:val="26"/>
      <w:szCs w:val="26"/>
    </w:rPr>
  </w:style>
  <w:style w:type="paragraph" w:customStyle="1" w:styleId="SidebarSubhead">
    <w:name w:val="Sidebar Subhead"/>
    <w:basedOn w:val="Normal"/>
    <w:next w:val="SidebarText"/>
    <w:qFormat/>
    <w:rsid w:val="008527B6"/>
    <w:pPr>
      <w:pBdr>
        <w:left w:val="single" w:sz="12" w:space="6" w:color="006A90" w:themeColor="accent1"/>
        <w:right w:val="single" w:sz="12" w:space="6" w:color="006A90" w:themeColor="accent1"/>
      </w:pBdr>
      <w:spacing w:before="120" w:after="120" w:line="259" w:lineRule="auto"/>
      <w:ind w:left="360" w:right="360"/>
    </w:pPr>
    <w:rPr>
      <w:rFonts w:asciiTheme="minorHAnsi" w:eastAsiaTheme="minorHAnsi" w:hAnsiTheme="minorHAnsi" w:cstheme="minorBidi"/>
      <w:b/>
      <w:color w:val="006A90" w:themeColor="accent1"/>
      <w:szCs w:val="22"/>
    </w:rPr>
  </w:style>
  <w:style w:type="paragraph" w:styleId="Revision">
    <w:name w:val="Revision"/>
    <w:hidden/>
    <w:uiPriority w:val="99"/>
    <w:semiHidden/>
    <w:rsid w:val="008527B6"/>
    <w:pPr>
      <w:spacing w:after="0" w:line="240" w:lineRule="auto"/>
    </w:pPr>
    <w:rPr>
      <w:rFonts w:ascii="Calibri" w:eastAsia="Times New Roman" w:hAnsi="Calibri" w:cs="Times New Roman"/>
      <w:szCs w:val="20"/>
    </w:rPr>
  </w:style>
  <w:style w:type="paragraph" w:customStyle="1" w:styleId="Header--Left">
    <w:name w:val="Header--Left"/>
    <w:basedOn w:val="Header"/>
    <w:semiHidden/>
    <w:qFormat/>
    <w:rsid w:val="008527B6"/>
    <w:pPr>
      <w:contextualSpacing w:val="0"/>
    </w:pPr>
  </w:style>
  <w:style w:type="paragraph" w:styleId="Date">
    <w:name w:val="Date"/>
    <w:basedOn w:val="Normal"/>
    <w:next w:val="Normal"/>
    <w:link w:val="DateChar"/>
    <w:semiHidden/>
    <w:unhideWhenUsed/>
    <w:qFormat/>
    <w:rsid w:val="008527B6"/>
  </w:style>
  <w:style w:type="character" w:customStyle="1" w:styleId="DateChar">
    <w:name w:val="Date Char"/>
    <w:basedOn w:val="DefaultParagraphFont"/>
    <w:link w:val="Date"/>
    <w:semiHidden/>
    <w:rsid w:val="008527B6"/>
    <w:rPr>
      <w:rFonts w:ascii="Calibri" w:eastAsia="Times New Roman" w:hAnsi="Calibri" w:cs="Times New Roman"/>
      <w:szCs w:val="20"/>
    </w:rPr>
  </w:style>
  <w:style w:type="paragraph" w:styleId="DocumentMap">
    <w:name w:val="Document Map"/>
    <w:basedOn w:val="Normal"/>
    <w:link w:val="DocumentMapChar"/>
    <w:uiPriority w:val="99"/>
    <w:semiHidden/>
    <w:unhideWhenUsed/>
    <w:rsid w:val="008527B6"/>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527B6"/>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8527B6"/>
    <w:pPr>
      <w:spacing w:after="0"/>
    </w:pPr>
    <w:rPr>
      <w:sz w:val="20"/>
    </w:rPr>
  </w:style>
  <w:style w:type="character" w:customStyle="1" w:styleId="EndnoteTextChar">
    <w:name w:val="Endnote Text Char"/>
    <w:basedOn w:val="DefaultParagraphFont"/>
    <w:link w:val="EndnoteText"/>
    <w:uiPriority w:val="99"/>
    <w:semiHidden/>
    <w:rsid w:val="008527B6"/>
    <w:rPr>
      <w:rFonts w:ascii="Calibri" w:eastAsia="Times New Roman" w:hAnsi="Calibri" w:cs="Times New Roman"/>
      <w:sz w:val="20"/>
      <w:szCs w:val="20"/>
    </w:rPr>
  </w:style>
  <w:style w:type="paragraph" w:styleId="HTMLAddress">
    <w:name w:val="HTML Address"/>
    <w:basedOn w:val="Normal"/>
    <w:link w:val="HTMLAddressChar"/>
    <w:uiPriority w:val="99"/>
    <w:semiHidden/>
    <w:unhideWhenUsed/>
    <w:rsid w:val="008527B6"/>
    <w:pPr>
      <w:spacing w:after="0"/>
    </w:pPr>
    <w:rPr>
      <w:i/>
      <w:iCs/>
    </w:rPr>
  </w:style>
  <w:style w:type="character" w:customStyle="1" w:styleId="HTMLAddressChar">
    <w:name w:val="HTML Address Char"/>
    <w:basedOn w:val="DefaultParagraphFont"/>
    <w:link w:val="HTMLAddress"/>
    <w:uiPriority w:val="99"/>
    <w:semiHidden/>
    <w:rsid w:val="008527B6"/>
    <w:rPr>
      <w:rFonts w:ascii="Calibri" w:eastAsia="Times New Roman" w:hAnsi="Calibri" w:cs="Times New Roman"/>
      <w:i/>
      <w:iCs/>
      <w:szCs w:val="20"/>
    </w:rPr>
  </w:style>
  <w:style w:type="paragraph" w:styleId="HTMLPreformatted">
    <w:name w:val="HTML Preformatted"/>
    <w:basedOn w:val="Normal"/>
    <w:link w:val="HTMLPreformattedChar"/>
    <w:uiPriority w:val="99"/>
    <w:semiHidden/>
    <w:unhideWhenUsed/>
    <w:rsid w:val="008527B6"/>
    <w:pPr>
      <w:spacing w:after="0"/>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8527B6"/>
    <w:rPr>
      <w:rFonts w:ascii="Consolas" w:eastAsia="Times New Roman" w:hAnsi="Consolas" w:cs="Consolas"/>
      <w:sz w:val="20"/>
      <w:szCs w:val="20"/>
    </w:rPr>
  </w:style>
  <w:style w:type="table" w:customStyle="1" w:styleId="CVFPPTableStyle1">
    <w:name w:val="CVFPP Table Style 1"/>
    <w:basedOn w:val="TableNormal"/>
    <w:uiPriority w:val="99"/>
    <w:rsid w:val="00D87101"/>
    <w:pPr>
      <w:spacing w:after="0" w:line="240" w:lineRule="auto"/>
    </w:pPr>
    <w:rPr>
      <w:rFonts w:eastAsia="Times New Roman" w:cs="Times New Roman"/>
      <w:szCs w:val="20"/>
    </w:rPr>
    <w:tblPr>
      <w:tbl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blBorders>
    </w:tblPr>
    <w:tblStylePr w:type="firstRow">
      <w:pPr>
        <w:jc w:val="left"/>
      </w:pPr>
      <w:rPr>
        <w:color w:val="FFFFFF" w:themeColor="background1"/>
      </w:rPr>
      <w:tblPr/>
      <w:tcPr>
        <w:tcBorders>
          <w:top w:val="single" w:sz="4" w:space="0" w:color="006A90" w:themeColor="accent1"/>
          <w:left w:val="single" w:sz="4" w:space="0" w:color="006A90" w:themeColor="accent1"/>
          <w:bottom w:val="single" w:sz="4" w:space="0" w:color="006A90" w:themeColor="accent1"/>
          <w:right w:val="single" w:sz="4" w:space="0" w:color="006A90" w:themeColor="accent1"/>
          <w:insideH w:val="single" w:sz="4" w:space="0" w:color="006A90" w:themeColor="accent1"/>
          <w:insideV w:val="single" w:sz="4" w:space="0" w:color="006A90" w:themeColor="accent1"/>
        </w:tcBorders>
        <w:shd w:val="clear" w:color="auto" w:fill="003558" w:themeFill="text2"/>
      </w:tcPr>
    </w:tblStylePr>
  </w:style>
  <w:style w:type="paragraph" w:customStyle="1" w:styleId="Reference">
    <w:name w:val="Reference"/>
    <w:basedOn w:val="BodyText"/>
    <w:rsid w:val="008527B6"/>
    <w:pPr>
      <w:ind w:left="720" w:hanging="720"/>
    </w:pPr>
    <w:rPr>
      <w:lang w:eastAsia="zh-TW"/>
    </w:rPr>
  </w:style>
  <w:style w:type="paragraph" w:customStyle="1" w:styleId="SidebarText-LastParagraph">
    <w:name w:val="Sidebar Text - Last Paragraph"/>
    <w:basedOn w:val="Normal"/>
    <w:next w:val="BodyText"/>
    <w:qFormat/>
    <w:rsid w:val="008527B6"/>
    <w:pPr>
      <w:pBdr>
        <w:left w:val="single" w:sz="12" w:space="6" w:color="006A90" w:themeColor="accent1"/>
        <w:bottom w:val="single" w:sz="12" w:space="10" w:color="006A90" w:themeColor="accent1"/>
        <w:right w:val="single" w:sz="12" w:space="6" w:color="006A90" w:themeColor="accent1"/>
      </w:pBdr>
      <w:suppressAutoHyphens/>
      <w:autoSpaceDE w:val="0"/>
      <w:autoSpaceDN w:val="0"/>
      <w:adjustRightInd w:val="0"/>
      <w:spacing w:before="120" w:after="600"/>
      <w:ind w:left="360" w:right="360"/>
      <w:textAlignment w:val="center"/>
    </w:pPr>
    <w:rPr>
      <w:rFonts w:asciiTheme="minorHAnsi" w:eastAsiaTheme="minorHAnsi" w:hAnsiTheme="minorHAnsi" w:cs="Guardian Sans Regular"/>
      <w:spacing w:val="-4"/>
      <w:szCs w:val="22"/>
    </w:rPr>
  </w:style>
  <w:style w:type="paragraph" w:customStyle="1" w:styleId="StakeholderTableTitle">
    <w:name w:val="Stakeholder Table Title"/>
    <w:basedOn w:val="Heading4"/>
    <w:qFormat/>
    <w:rsid w:val="008527B6"/>
    <w:pPr>
      <w:spacing w:before="0" w:after="240" w:line="280" w:lineRule="exact"/>
    </w:pPr>
    <w:rPr>
      <w:sz w:val="28"/>
    </w:rPr>
  </w:style>
  <w:style w:type="paragraph" w:customStyle="1" w:styleId="AuthorInstruction">
    <w:name w:val="Author Instruction"/>
    <w:basedOn w:val="BodyText"/>
    <w:qFormat/>
    <w:rsid w:val="008527B6"/>
    <w:rPr>
      <w:color w:val="C00000"/>
    </w:rPr>
  </w:style>
  <w:style w:type="paragraph" w:customStyle="1" w:styleId="HeaderPage1">
    <w:name w:val="Header Page 1"/>
    <w:basedOn w:val="Header"/>
    <w:qFormat/>
    <w:rsid w:val="008527B6"/>
    <w:pPr>
      <w:spacing w:after="960"/>
    </w:pPr>
    <w:rPr>
      <w:spacing w:val="100"/>
      <w:sz w:val="48"/>
    </w:rPr>
  </w:style>
  <w:style w:type="paragraph" w:customStyle="1" w:styleId="BulletLevel1-SingleSpaceSS">
    <w:name w:val="Bullet Level 1 - Single Space (SS)"/>
    <w:basedOn w:val="BulletLevel1"/>
    <w:qFormat/>
    <w:rsid w:val="00D25973"/>
    <w:pPr>
      <w:contextualSpacing/>
    </w:pPr>
  </w:style>
  <w:style w:type="paragraph" w:customStyle="1" w:styleId="BulletLevel2SS">
    <w:name w:val="Bullet Level 2 SS"/>
    <w:basedOn w:val="BulletLevel2"/>
    <w:qFormat/>
    <w:rsid w:val="00D25973"/>
    <w:pPr>
      <w:numPr>
        <w:ilvl w:val="0"/>
        <w:numId w:val="4"/>
      </w:numPr>
      <w:contextualSpacing/>
    </w:pPr>
  </w:style>
  <w:style w:type="paragraph" w:customStyle="1" w:styleId="BulletLevel3SS">
    <w:name w:val="Bullet Level 3 SS"/>
    <w:basedOn w:val="BulletLevel3"/>
    <w:qFormat/>
    <w:rsid w:val="00D25973"/>
    <w:pPr>
      <w:contextualSpacing/>
    </w:pPr>
  </w:style>
  <w:style w:type="paragraph" w:customStyle="1" w:styleId="TableSource">
    <w:name w:val="Table Source"/>
    <w:basedOn w:val="TableNotes"/>
    <w:rsid w:val="00037737"/>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B70A8F"/>
    <w:rPr>
      <w:color w:val="605E5C"/>
      <w:shd w:val="clear" w:color="auto" w:fill="E1DFDD"/>
    </w:rPr>
  </w:style>
  <w:style w:type="character" w:styleId="FollowedHyperlink">
    <w:name w:val="FollowedHyperlink"/>
    <w:basedOn w:val="DefaultParagraphFont"/>
    <w:uiPriority w:val="99"/>
    <w:semiHidden/>
    <w:unhideWhenUsed/>
    <w:rsid w:val="00140038"/>
    <w:rPr>
      <w:color w:val="954F72" w:themeColor="followedHyperlink"/>
      <w:u w:val="single"/>
    </w:rPr>
  </w:style>
  <w:style w:type="character" w:customStyle="1" w:styleId="normaltextrun">
    <w:name w:val="normaltextrun"/>
    <w:basedOn w:val="DefaultParagraphFont"/>
    <w:rsid w:val="0013475D"/>
  </w:style>
  <w:style w:type="character" w:customStyle="1" w:styleId="eop">
    <w:name w:val="eop"/>
    <w:basedOn w:val="DefaultParagraphFont"/>
    <w:rsid w:val="0013475D"/>
  </w:style>
  <w:style w:type="paragraph" w:customStyle="1" w:styleId="paragraph">
    <w:name w:val="paragraph"/>
    <w:basedOn w:val="Normal"/>
    <w:rsid w:val="0013475D"/>
    <w:pPr>
      <w:spacing w:before="100" w:beforeAutospacing="1" w:after="100" w:afterAutospacing="1"/>
    </w:pPr>
    <w:rPr>
      <w:rFonts w:ascii="Times New Roman" w:hAnsi="Times New Roman"/>
      <w:sz w:val="24"/>
      <w:szCs w:val="24"/>
    </w:rPr>
  </w:style>
  <w:style w:type="paragraph" w:styleId="ListParagraph">
    <w:name w:val="List Paragraph"/>
    <w:basedOn w:val="Normal"/>
    <w:uiPriority w:val="34"/>
    <w:qFormat/>
    <w:rsid w:val="0013475D"/>
    <w:pPr>
      <w:spacing w:after="160" w:line="259" w:lineRule="auto"/>
      <w:ind w:left="720"/>
      <w:contextualSpacing/>
    </w:pPr>
    <w:rPr>
      <w:rFonts w:asciiTheme="minorHAnsi" w:eastAsiaTheme="minorHAnsi" w:hAnsiTheme="minorHAnsi" w:cstheme="minorBidi"/>
      <w:szCs w:val="22"/>
    </w:rPr>
  </w:style>
  <w:style w:type="character" w:customStyle="1" w:styleId="cf01">
    <w:name w:val="cf01"/>
    <w:basedOn w:val="DefaultParagraphFont"/>
    <w:rsid w:val="00D00BF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9903">
      <w:bodyDiv w:val="1"/>
      <w:marLeft w:val="0"/>
      <w:marRight w:val="0"/>
      <w:marTop w:val="0"/>
      <w:marBottom w:val="0"/>
      <w:divBdr>
        <w:top w:val="none" w:sz="0" w:space="0" w:color="auto"/>
        <w:left w:val="none" w:sz="0" w:space="0" w:color="auto"/>
        <w:bottom w:val="none" w:sz="0" w:space="0" w:color="auto"/>
        <w:right w:val="none" w:sz="0" w:space="0" w:color="auto"/>
      </w:divBdr>
    </w:div>
    <w:div w:id="1145389296">
      <w:bodyDiv w:val="1"/>
      <w:marLeft w:val="0"/>
      <w:marRight w:val="0"/>
      <w:marTop w:val="0"/>
      <w:marBottom w:val="0"/>
      <w:divBdr>
        <w:top w:val="none" w:sz="0" w:space="0" w:color="auto"/>
        <w:left w:val="none" w:sz="0" w:space="0" w:color="auto"/>
        <w:bottom w:val="none" w:sz="0" w:space="0" w:color="auto"/>
        <w:right w:val="none" w:sz="0" w:space="0" w:color="auto"/>
      </w:divBdr>
    </w:div>
    <w:div w:id="1430545406">
      <w:bodyDiv w:val="1"/>
      <w:marLeft w:val="0"/>
      <w:marRight w:val="0"/>
      <w:marTop w:val="0"/>
      <w:marBottom w:val="0"/>
      <w:divBdr>
        <w:top w:val="none" w:sz="0" w:space="0" w:color="auto"/>
        <w:left w:val="none" w:sz="0" w:space="0" w:color="auto"/>
        <w:bottom w:val="none" w:sz="0" w:space="0" w:color="auto"/>
        <w:right w:val="none" w:sz="0" w:space="0" w:color="auto"/>
      </w:divBdr>
    </w:div>
    <w:div w:id="1676421094">
      <w:bodyDiv w:val="1"/>
      <w:marLeft w:val="0"/>
      <w:marRight w:val="0"/>
      <w:marTop w:val="0"/>
      <w:marBottom w:val="0"/>
      <w:divBdr>
        <w:top w:val="none" w:sz="0" w:space="0" w:color="auto"/>
        <w:left w:val="none" w:sz="0" w:space="0" w:color="auto"/>
        <w:bottom w:val="none" w:sz="0" w:space="0" w:color="auto"/>
        <w:right w:val="none" w:sz="0" w:space="0" w:color="auto"/>
      </w:divBdr>
    </w:div>
    <w:div w:id="17728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fif"/></Relationships>
</file>

<file path=word/theme/theme1.xml><?xml version="1.0" encoding="utf-8"?>
<a:theme xmlns:a="http://schemas.openxmlformats.org/drawingml/2006/main" name="CVFPP-2017-Plan-Update">
  <a:themeElements>
    <a:clrScheme name="CVFPP 2022 - Final">
      <a:dk1>
        <a:sysClr val="windowText" lastClr="000000"/>
      </a:dk1>
      <a:lt1>
        <a:sysClr val="window" lastClr="FFFFFF"/>
      </a:lt1>
      <a:dk2>
        <a:srgbClr val="003558"/>
      </a:dk2>
      <a:lt2>
        <a:srgbClr val="FFFFFF"/>
      </a:lt2>
      <a:accent1>
        <a:srgbClr val="006A90"/>
      </a:accent1>
      <a:accent2>
        <a:srgbClr val="707B56"/>
      </a:accent2>
      <a:accent3>
        <a:srgbClr val="424354"/>
      </a:accent3>
      <a:accent4>
        <a:srgbClr val="C9A120"/>
      </a:accent4>
      <a:accent5>
        <a:srgbClr val="720010"/>
      </a:accent5>
      <a:accent6>
        <a:srgbClr val="00355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none" lIns="91440" tIns="45720" rIns="91440" bIns="4572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12733-490D-480F-A7F3-5912DF838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2026-04-24T16:42:00Z</dcterms:created>
  <dcterms:modified xsi:type="dcterms:W3CDTF">2026-04-24T16:42:00Z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c52bb78-b785-4d5a-8181-ae732e0da257_Enabled">
    <vt:lpwstr>true</vt:lpwstr>
  </property>
  <property fmtid="{D5CDD505-2E9C-101B-9397-08002B2CF9AE}" pid="3" name="MSIP_Label_4c52bb78-b785-4d5a-8181-ae732e0da257_SetDate">
    <vt:lpwstr>2026-04-24T16:42:55Z</vt:lpwstr>
  </property>
  <property fmtid="{D5CDD505-2E9C-101B-9397-08002B2CF9AE}" pid="4" name="MSIP_Label_4c52bb78-b785-4d5a-8181-ae732e0da257_Method">
    <vt:lpwstr>Privileged</vt:lpwstr>
  </property>
  <property fmtid="{D5CDD505-2E9C-101B-9397-08002B2CF9AE}" pid="5" name="MSIP_Label_4c52bb78-b785-4d5a-8181-ae732e0da257_Name">
    <vt:lpwstr>4c52bb78-b785-4d5a-8181-ae732e0da257</vt:lpwstr>
  </property>
  <property fmtid="{D5CDD505-2E9C-101B-9397-08002B2CF9AE}" pid="6" name="MSIP_Label_4c52bb78-b785-4d5a-8181-ae732e0da257_SiteId">
    <vt:lpwstr>37247798-f42c-42fd-8a37-d49c7128d36b</vt:lpwstr>
  </property>
  <property fmtid="{D5CDD505-2E9C-101B-9397-08002B2CF9AE}" pid="7" name="MSIP_Label_4c52bb78-b785-4d5a-8181-ae732e0da257_ActionId">
    <vt:lpwstr>fcc85500-3046-4e33-b143-486e75cf49aa</vt:lpwstr>
  </property>
  <property fmtid="{D5CDD505-2E9C-101B-9397-08002B2CF9AE}" pid="8" name="MSIP_Label_4c52bb78-b785-4d5a-8181-ae732e0da257_ContentBits">
    <vt:lpwstr>0</vt:lpwstr>
  </property>
  <property fmtid="{D5CDD505-2E9C-101B-9397-08002B2CF9AE}" pid="9" name="MSIP_Label_4c52bb78-b785-4d5a-8181-ae732e0da257_Tag">
    <vt:lpwstr>10, 0, 1, 1</vt:lpwstr>
  </property>
</Properties>
</file>