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46357" w14:textId="02B344E5" w:rsidR="00815BF7" w:rsidRPr="00A842AC" w:rsidRDefault="00815BF7" w:rsidP="00A82FB4">
      <w:pPr>
        <w:pStyle w:val="TableNumberandTitle"/>
      </w:pPr>
      <w:r w:rsidRPr="00A842AC">
        <w:t xml:space="preserve">Table </w:t>
      </w:r>
      <w:r w:rsidR="00A82FB4">
        <w:t xml:space="preserve">3B-1. </w:t>
      </w:r>
      <w:r w:rsidR="004633C9" w:rsidRPr="00A842AC">
        <w:t>Comparison of the Proposed Data Reporting Format to Existing Well Characteristics Reporting Programs</w:t>
      </w:r>
    </w:p>
    <w:tbl>
      <w:tblPr>
        <w:tblW w:w="5000" w:type="pct"/>
        <w:tblBorders>
          <w:top w:val="single" w:sz="4" w:space="0" w:color="006A90"/>
          <w:left w:val="single" w:sz="4" w:space="0" w:color="006A90"/>
          <w:bottom w:val="single" w:sz="4" w:space="0" w:color="006A90"/>
          <w:right w:val="single" w:sz="4" w:space="0" w:color="006A90"/>
          <w:insideH w:val="single" w:sz="4" w:space="0" w:color="006A90"/>
          <w:insideV w:val="single" w:sz="4" w:space="0" w:color="006A90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798"/>
        <w:gridCol w:w="3784"/>
        <w:gridCol w:w="2343"/>
        <w:gridCol w:w="2141"/>
        <w:gridCol w:w="3264"/>
        <w:gridCol w:w="3620"/>
        <w:gridCol w:w="2027"/>
        <w:gridCol w:w="2613"/>
      </w:tblGrid>
      <w:tr w:rsidR="00471DCF" w:rsidRPr="003B09EF" w14:paraId="37C47DE9" w14:textId="77777777" w:rsidTr="00471DCF">
        <w:trPr>
          <w:cantSplit/>
          <w:trHeight w:val="20"/>
          <w:tblHeader/>
        </w:trPr>
        <w:tc>
          <w:tcPr>
            <w:tcW w:w="1788" w:type="dxa"/>
            <w:shd w:val="clear" w:color="auto" w:fill="003558" w:themeFill="accent6"/>
            <w:vAlign w:val="center"/>
            <w:hideMark/>
          </w:tcPr>
          <w:p w14:paraId="6F8F2B4B" w14:textId="1C623D9D" w:rsidR="00E905BE" w:rsidRPr="003B09EF" w:rsidRDefault="00A842AC" w:rsidP="003B6BDF">
            <w:pPr>
              <w:pStyle w:val="TableHead"/>
              <w:spacing w:beforeLines="20" w:before="48" w:afterLines="20" w:after="48"/>
              <w:rPr>
                <w:color w:val="000000"/>
              </w:rPr>
            </w:pPr>
            <w:bookmarkStart w:id="1" w:name="_Hlk182822398"/>
            <w:r w:rsidRPr="003B09EF">
              <w:t>Attribute</w:t>
            </w:r>
          </w:p>
        </w:tc>
        <w:tc>
          <w:tcPr>
            <w:tcW w:w="3763" w:type="dxa"/>
            <w:shd w:val="clear" w:color="auto" w:fill="003558" w:themeFill="accent6"/>
            <w:vAlign w:val="center"/>
            <w:hideMark/>
          </w:tcPr>
          <w:p w14:paraId="627CC166" w14:textId="76F08847" w:rsidR="00E905BE" w:rsidRPr="003B09EF" w:rsidRDefault="00E905BE" w:rsidP="003B6BDF">
            <w:pPr>
              <w:pStyle w:val="TableHead"/>
              <w:spacing w:beforeLines="20" w:before="48" w:afterLines="20" w:after="48"/>
            </w:pPr>
            <w:r w:rsidRPr="003B09EF">
              <w:t xml:space="preserve">Proposed Data </w:t>
            </w:r>
            <w:r w:rsidR="00726BCC">
              <w:t xml:space="preserve">Reporting </w:t>
            </w:r>
            <w:r w:rsidRPr="003B09EF">
              <w:t>Format</w:t>
            </w:r>
          </w:p>
        </w:tc>
        <w:tc>
          <w:tcPr>
            <w:tcW w:w="2330" w:type="dxa"/>
            <w:shd w:val="clear" w:color="auto" w:fill="003558" w:themeFill="accent6"/>
            <w:vAlign w:val="center"/>
            <w:hideMark/>
          </w:tcPr>
          <w:p w14:paraId="67144849" w14:textId="0866ADAD" w:rsidR="00E905BE" w:rsidRPr="003B09EF" w:rsidRDefault="00E905BE" w:rsidP="003B6BDF">
            <w:pPr>
              <w:pStyle w:val="TableHead"/>
              <w:spacing w:beforeLines="20" w:before="48" w:afterLines="20" w:after="48"/>
            </w:pPr>
            <w:r w:rsidRPr="003B09EF">
              <w:t>Sustainable Groundwater Management Act Program</w:t>
            </w:r>
          </w:p>
        </w:tc>
        <w:tc>
          <w:tcPr>
            <w:tcW w:w="2129" w:type="dxa"/>
            <w:shd w:val="clear" w:color="auto" w:fill="003558" w:themeFill="accent6"/>
            <w:vAlign w:val="center"/>
            <w:hideMark/>
          </w:tcPr>
          <w:p w14:paraId="1025F762" w14:textId="454C8F58" w:rsidR="00E905BE" w:rsidRPr="003B09EF" w:rsidRDefault="00E905BE" w:rsidP="003B6BDF">
            <w:pPr>
              <w:pStyle w:val="TableHead"/>
              <w:spacing w:beforeLines="20" w:before="48" w:afterLines="20" w:after="48"/>
            </w:pPr>
            <w:del w:id="2" w:author="Author">
              <w:r w:rsidRPr="003B09EF" w:rsidDel="00464A68">
                <w:delText>California Statewide Groundwater Elevation Monitoring (</w:delText>
              </w:r>
            </w:del>
            <w:r w:rsidRPr="003B09EF">
              <w:t>CASGEM</w:t>
            </w:r>
            <w:del w:id="3" w:author="Author">
              <w:r w:rsidRPr="003B09EF" w:rsidDel="00464A68">
                <w:delText>)</w:delText>
              </w:r>
            </w:del>
            <w:r w:rsidRPr="003B09EF">
              <w:t xml:space="preserve"> Program</w:t>
            </w:r>
          </w:p>
        </w:tc>
        <w:tc>
          <w:tcPr>
            <w:tcW w:w="3246" w:type="dxa"/>
            <w:shd w:val="clear" w:color="auto" w:fill="003558" w:themeFill="accent6"/>
            <w:vAlign w:val="center"/>
            <w:hideMark/>
          </w:tcPr>
          <w:p w14:paraId="1B901C6E" w14:textId="2C148F49" w:rsidR="00E905BE" w:rsidRPr="003B09EF" w:rsidRDefault="00E905BE" w:rsidP="003B6BDF">
            <w:pPr>
              <w:pStyle w:val="TableHead"/>
              <w:spacing w:beforeLines="20" w:before="48" w:afterLines="20" w:after="48"/>
            </w:pPr>
            <w:r w:rsidRPr="003B09EF">
              <w:t>State Water Resources Control Board GeoTracker Data Management System</w:t>
            </w:r>
          </w:p>
        </w:tc>
        <w:tc>
          <w:tcPr>
            <w:tcW w:w="3600" w:type="dxa"/>
            <w:shd w:val="clear" w:color="auto" w:fill="003558" w:themeFill="accent6"/>
            <w:vAlign w:val="center"/>
            <w:hideMark/>
          </w:tcPr>
          <w:p w14:paraId="029F79C9" w14:textId="4940B597" w:rsidR="00E905BE" w:rsidRPr="00176797" w:rsidRDefault="00E905BE" w:rsidP="003B6BDF">
            <w:pPr>
              <w:pStyle w:val="TableHead"/>
              <w:spacing w:beforeLines="20" w:before="48" w:afterLines="20" w:after="48"/>
            </w:pPr>
            <w:r w:rsidRPr="003B09EF">
              <w:t>US Geologic</w:t>
            </w:r>
            <w:ins w:id="4" w:author="Author">
              <w:r w:rsidR="00176797">
                <w:t>al</w:t>
              </w:r>
            </w:ins>
            <w:r w:rsidRPr="003B09EF">
              <w:t xml:space="preserve"> Survey (USGS) National Water Information System</w:t>
            </w:r>
            <w:ins w:id="5" w:author="Author">
              <w:r w:rsidR="00176797">
                <w:rPr>
                  <w:vertAlign w:val="superscript"/>
                </w:rPr>
                <w:t>[a]</w:t>
              </w:r>
            </w:ins>
          </w:p>
        </w:tc>
        <w:tc>
          <w:tcPr>
            <w:tcW w:w="2016" w:type="dxa"/>
            <w:shd w:val="clear" w:color="auto" w:fill="003558" w:themeFill="accent6"/>
            <w:vAlign w:val="center"/>
            <w:hideMark/>
          </w:tcPr>
          <w:p w14:paraId="3B0FD4FC" w14:textId="77777777" w:rsidR="00E905BE" w:rsidRPr="003B09EF" w:rsidRDefault="00E905BE" w:rsidP="003B6BDF">
            <w:pPr>
              <w:pStyle w:val="TableHead"/>
              <w:spacing w:beforeLines="20" w:before="48" w:afterLines="20" w:after="48"/>
            </w:pPr>
            <w:r w:rsidRPr="003B09EF">
              <w:t>SAFER</w:t>
            </w:r>
          </w:p>
        </w:tc>
        <w:tc>
          <w:tcPr>
            <w:tcW w:w="2599" w:type="dxa"/>
            <w:shd w:val="clear" w:color="auto" w:fill="003558" w:themeFill="accent6"/>
            <w:vAlign w:val="center"/>
          </w:tcPr>
          <w:p w14:paraId="696A8D88" w14:textId="72F420CD" w:rsidR="00E905BE" w:rsidRPr="003B09EF" w:rsidRDefault="00E905BE" w:rsidP="003B6BDF">
            <w:pPr>
              <w:pStyle w:val="TableHead"/>
              <w:spacing w:beforeLines="20" w:before="48" w:afterLines="20" w:after="48"/>
            </w:pPr>
            <w:r w:rsidRPr="003B09EF">
              <w:t>Online System of Well Completion Reports</w:t>
            </w:r>
          </w:p>
        </w:tc>
      </w:tr>
      <w:tr w:rsidR="00E905BE" w:rsidRPr="003B09EF" w14:paraId="54C788C4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081F35E1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Local Well Name</w:t>
            </w:r>
          </w:p>
        </w:tc>
        <w:tc>
          <w:tcPr>
            <w:tcW w:w="3763" w:type="dxa"/>
            <w:hideMark/>
          </w:tcPr>
          <w:p w14:paraId="7843B0CC" w14:textId="1A9B5262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Local Well Name</w:t>
            </w:r>
          </w:p>
          <w:p w14:paraId="3062B13C" w14:textId="7CBAA083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Name or number identifier given by the monitoring agency used to identify the well on a local basis.</w:t>
            </w:r>
          </w:p>
        </w:tc>
        <w:tc>
          <w:tcPr>
            <w:tcW w:w="2330" w:type="dxa"/>
            <w:hideMark/>
          </w:tcPr>
          <w:p w14:paraId="6B9DAAAD" w14:textId="53B44175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Local Well Name</w:t>
            </w:r>
          </w:p>
          <w:p w14:paraId="553622FD" w14:textId="454006C3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L</w:t>
            </w:r>
            <w:r w:rsidR="00E905BE" w:rsidRPr="003B09EF">
              <w:t>ocal well name used to identify the well</w:t>
            </w:r>
            <w:r w:rsidR="00E905BE">
              <w:t>.</w:t>
            </w:r>
          </w:p>
        </w:tc>
        <w:tc>
          <w:tcPr>
            <w:tcW w:w="2129" w:type="dxa"/>
            <w:hideMark/>
          </w:tcPr>
          <w:p w14:paraId="0CEAFD23" w14:textId="445037D6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>Attribute:</w:t>
            </w:r>
            <w:r w:rsidRPr="0025437B">
              <w:t xml:space="preserve"> </w:t>
            </w:r>
            <w:r w:rsidR="00E905BE" w:rsidRPr="0025437B">
              <w:t>Local or State Well Number</w:t>
            </w:r>
          </w:p>
          <w:p w14:paraId="18E915BC" w14:textId="0BF4FC65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Name or number identifier given to the well by the </w:t>
            </w:r>
            <w:r w:rsidR="00E905BE">
              <w:t>m</w:t>
            </w:r>
            <w:r w:rsidR="00E905BE" w:rsidRPr="003B09EF">
              <w:t xml:space="preserve">onitoring </w:t>
            </w:r>
            <w:r w:rsidR="00E905BE">
              <w:t>e</w:t>
            </w:r>
            <w:r w:rsidR="00E905BE" w:rsidRPr="003B09EF">
              <w:t>ntity.</w:t>
            </w:r>
          </w:p>
        </w:tc>
        <w:tc>
          <w:tcPr>
            <w:tcW w:w="3246" w:type="dxa"/>
            <w:hideMark/>
          </w:tcPr>
          <w:p w14:paraId="09B47AC0" w14:textId="50837712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Field Point Name</w:t>
            </w:r>
          </w:p>
          <w:p w14:paraId="40F38E43" w14:textId="5E7BD936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F</w:t>
            </w:r>
            <w:r w:rsidR="00E905BE" w:rsidRPr="003B09EF">
              <w:t>ield name or common name of the location where field measurement was collected</w:t>
            </w:r>
            <w:r w:rsidR="00E905BE">
              <w:t>.</w:t>
            </w:r>
          </w:p>
        </w:tc>
        <w:tc>
          <w:tcPr>
            <w:tcW w:w="3600" w:type="dxa"/>
            <w:hideMark/>
          </w:tcPr>
          <w:p w14:paraId="3DB20FA8" w14:textId="5048C721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Site/Station Name</w:t>
            </w:r>
          </w:p>
          <w:p w14:paraId="5AA56652" w14:textId="730F7260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Site names generally include river and lake names. For wells it can be the local number</w:t>
            </w:r>
            <w:r w:rsidR="00E905BE">
              <w:t>.</w:t>
            </w:r>
          </w:p>
        </w:tc>
        <w:tc>
          <w:tcPr>
            <w:tcW w:w="2016" w:type="dxa"/>
            <w:hideMark/>
          </w:tcPr>
          <w:p w14:paraId="42EB44C5" w14:textId="6B69BB28" w:rsidR="00E905BE" w:rsidRPr="00AA6B90" w:rsidDel="00AA6B90" w:rsidRDefault="00AA6B90" w:rsidP="003B6BDF">
            <w:pPr>
              <w:pStyle w:val="TableBody"/>
              <w:spacing w:beforeLines="20" w:before="48" w:afterLines="20" w:after="48"/>
              <w:rPr>
                <w:del w:id="6" w:author="Author"/>
              </w:rPr>
            </w:pPr>
            <w:ins w:id="7" w:author="Author">
              <w:r>
                <w:rPr>
                  <w:b/>
                  <w:bCs/>
                </w:rPr>
                <w:t>Attribute:</w:t>
              </w:r>
              <w:r w:rsidRPr="00AA6B90">
                <w:t xml:space="preserve"> </w:t>
              </w:r>
            </w:ins>
            <w:r w:rsidR="00E905BE" w:rsidRPr="00AA6B90">
              <w:t>Facility Name</w:t>
            </w:r>
            <w:ins w:id="8" w:author="Author">
              <w:r w:rsidRPr="00AA6B90">
                <w:t>/</w:t>
              </w:r>
            </w:ins>
          </w:p>
          <w:p w14:paraId="59AB99ED" w14:textId="77777777" w:rsidR="00E905BE" w:rsidRDefault="00E905BE" w:rsidP="003B6BDF">
            <w:pPr>
              <w:pStyle w:val="TableBody"/>
              <w:spacing w:beforeLines="20" w:before="48" w:afterLines="20" w:after="48"/>
              <w:rPr>
                <w:ins w:id="9" w:author="Author"/>
              </w:rPr>
            </w:pPr>
            <w:r w:rsidRPr="00AA6B90">
              <w:t>Facility ID</w:t>
            </w:r>
          </w:p>
          <w:p w14:paraId="16534AA8" w14:textId="4DA345E5" w:rsidR="00AA6B90" w:rsidRPr="003B09EF" w:rsidRDefault="00AA6B90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ins w:id="10" w:author="Author">
              <w:r w:rsidRPr="00AA6B90">
                <w:rPr>
                  <w:b/>
                  <w:bCs/>
                </w:rPr>
                <w:t>Definition</w:t>
              </w:r>
              <w:r>
                <w:t>: Not explicitly defined.</w:t>
              </w:r>
            </w:ins>
          </w:p>
        </w:tc>
        <w:tc>
          <w:tcPr>
            <w:tcW w:w="2599" w:type="dxa"/>
          </w:tcPr>
          <w:p w14:paraId="76E6DFBE" w14:textId="305EF98A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>Owner</w:t>
            </w:r>
            <w:r w:rsidR="005B0922">
              <w:rPr>
                <w:rFonts w:asciiTheme="minorHAnsi" w:hAnsiTheme="minorHAnsi" w:cstheme="minorHAnsi"/>
              </w:rPr>
              <w:t>’</w:t>
            </w:r>
            <w:r w:rsidR="00E905BE" w:rsidRPr="0025437B">
              <w:rPr>
                <w:rFonts w:asciiTheme="minorHAnsi" w:hAnsiTheme="minorHAnsi" w:cstheme="minorHAnsi"/>
              </w:rPr>
              <w:t>s Assigned Well Number</w:t>
            </w:r>
          </w:p>
          <w:p w14:paraId="1463D3F8" w14:textId="4697F57B" w:rsidR="00E905BE" w:rsidRPr="00582686" w:rsidRDefault="00A842AC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Owner</w:t>
            </w:r>
            <w:r w:rsidR="00E905BE" w:rsidRPr="00582686">
              <w:rPr>
                <w:rFonts w:asciiTheme="minorHAnsi" w:hAnsiTheme="minorHAnsi" w:cstheme="minorHAnsi"/>
              </w:rPr>
              <w:noBreakHyphen/>
              <w:t>assigned well number.</w:t>
            </w:r>
          </w:p>
        </w:tc>
      </w:tr>
      <w:tr w:rsidR="00E905BE" w:rsidRPr="003B09EF" w14:paraId="041B7AAB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05D69F79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State Well Number</w:t>
            </w:r>
          </w:p>
        </w:tc>
        <w:tc>
          <w:tcPr>
            <w:tcW w:w="3763" w:type="dxa"/>
            <w:hideMark/>
          </w:tcPr>
          <w:p w14:paraId="5B7FEA89" w14:textId="4EB13B10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State Well Number</w:t>
            </w:r>
          </w:p>
          <w:p w14:paraId="15B09763" w14:textId="26FD924F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State Well Number provided by the </w:t>
            </w:r>
            <w:ins w:id="11" w:author="Author">
              <w:r w:rsidR="00524F5F">
                <w:t xml:space="preserve">California </w:t>
              </w:r>
            </w:ins>
            <w:r w:rsidR="00E905BE" w:rsidRPr="003B09EF">
              <w:t>Department of Water Resources</w:t>
            </w:r>
            <w:r w:rsidR="00E905BE">
              <w:t>.</w:t>
            </w:r>
          </w:p>
        </w:tc>
        <w:tc>
          <w:tcPr>
            <w:tcW w:w="2330" w:type="dxa"/>
            <w:hideMark/>
          </w:tcPr>
          <w:p w14:paraId="4A05AFE2" w14:textId="0033A451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State Well Number</w:t>
            </w:r>
          </w:p>
          <w:p w14:paraId="32AC6DCF" w14:textId="7B0D9CAB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State Well Number provided by the </w:t>
            </w:r>
            <w:ins w:id="12" w:author="Author">
              <w:r w:rsidR="00524F5F">
                <w:t xml:space="preserve">California </w:t>
              </w:r>
            </w:ins>
            <w:r w:rsidR="00E905BE" w:rsidRPr="003B09EF">
              <w:t>Department of Water Resources</w:t>
            </w:r>
            <w:r w:rsidR="00E905BE">
              <w:t>.</w:t>
            </w:r>
          </w:p>
        </w:tc>
        <w:tc>
          <w:tcPr>
            <w:tcW w:w="2129" w:type="dxa"/>
            <w:hideMark/>
          </w:tcPr>
          <w:p w14:paraId="1021E913" w14:textId="58336030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Local or State Well Number</w:t>
            </w:r>
          </w:p>
          <w:p w14:paraId="1BFD648F" w14:textId="3823EF44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Name or number identifier given to the well by the </w:t>
            </w:r>
            <w:r w:rsidR="00E905BE">
              <w:t>m</w:t>
            </w:r>
            <w:r w:rsidR="00E905BE" w:rsidRPr="003B09EF">
              <w:t xml:space="preserve">onitoring </w:t>
            </w:r>
            <w:r w:rsidR="00E905BE">
              <w:t>e</w:t>
            </w:r>
            <w:r w:rsidR="00E905BE" w:rsidRPr="003B09EF">
              <w:t>ntity.</w:t>
            </w:r>
          </w:p>
        </w:tc>
        <w:tc>
          <w:tcPr>
            <w:tcW w:w="3246" w:type="dxa"/>
            <w:hideMark/>
          </w:tcPr>
          <w:p w14:paraId="63078AED" w14:textId="559EE449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  <w:hideMark/>
          </w:tcPr>
          <w:p w14:paraId="3369A327" w14:textId="4BA8A387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  <w:hideMark/>
          </w:tcPr>
          <w:p w14:paraId="43A4FC3F" w14:textId="565032C3" w:rsidR="00E905BE" w:rsidRPr="00AA6B90" w:rsidRDefault="00AA6B90" w:rsidP="003B6BDF">
            <w:pPr>
              <w:pStyle w:val="TableBody"/>
              <w:spacing w:beforeLines="20" w:before="48" w:afterLines="20" w:after="48"/>
            </w:pPr>
            <w:ins w:id="13" w:author="Author">
              <w:r>
                <w:rPr>
                  <w:b/>
                  <w:bCs/>
                </w:rPr>
                <w:t xml:space="preserve">Attribute: </w:t>
              </w:r>
              <w:r w:rsidR="00524F5F" w:rsidRPr="00AA6B90">
                <w:t xml:space="preserve">California </w:t>
              </w:r>
            </w:ins>
            <w:r w:rsidR="00E905BE" w:rsidRPr="00AA6B90">
              <w:t>Department of Water Resources Site Code Identification Number</w:t>
            </w:r>
            <w:ins w:id="14" w:author="Author">
              <w:r w:rsidRPr="00AA6B90">
                <w:t>/</w:t>
              </w:r>
            </w:ins>
          </w:p>
          <w:p w14:paraId="1B59C007" w14:textId="77777777" w:rsidR="00E905BE" w:rsidRDefault="00E905BE" w:rsidP="003B6BDF">
            <w:pPr>
              <w:pStyle w:val="TableBody"/>
              <w:spacing w:beforeLines="20" w:before="48" w:afterLines="20" w:after="48"/>
              <w:rPr>
                <w:ins w:id="15" w:author="Author"/>
              </w:rPr>
            </w:pPr>
            <w:r w:rsidRPr="00AA6B90">
              <w:t>Water Rights ID</w:t>
            </w:r>
          </w:p>
          <w:p w14:paraId="76A4EF13" w14:textId="59DF25CA" w:rsidR="00AA6B90" w:rsidRPr="003B09EF" w:rsidRDefault="00AA6B90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ins w:id="16" w:author="Author">
              <w:r w:rsidRPr="004B698B">
                <w:rPr>
                  <w:b/>
                  <w:bCs/>
                </w:rPr>
                <w:t>Definition</w:t>
              </w:r>
              <w:r>
                <w:t>: Not explicitly defined</w:t>
              </w:r>
              <w:r w:rsidR="004B698B">
                <w:t>.</w:t>
              </w:r>
            </w:ins>
          </w:p>
        </w:tc>
        <w:tc>
          <w:tcPr>
            <w:tcW w:w="2599" w:type="dxa"/>
          </w:tcPr>
          <w:p w14:paraId="1BA9C254" w14:textId="77777777" w:rsidR="00E905BE" w:rsidRDefault="00F072E1" w:rsidP="003B6BDF">
            <w:pPr>
              <w:pStyle w:val="TableBody"/>
              <w:spacing w:beforeLines="20" w:before="48" w:afterLines="20" w:after="48"/>
              <w:rPr>
                <w:ins w:id="17" w:author="Author"/>
                <w:rFonts w:asciiTheme="minorHAnsi" w:hAnsiTheme="minorHAnsi" w:cstheme="minorHAnsi"/>
              </w:rPr>
            </w:pPr>
            <w:ins w:id="18" w:author="Author">
              <w:r>
                <w:rPr>
                  <w:rFonts w:asciiTheme="minorHAnsi" w:hAnsiTheme="minorHAnsi" w:cstheme="minorHAnsi"/>
                  <w:b/>
                  <w:bCs/>
                </w:rPr>
                <w:t xml:space="preserve">Attribute: </w:t>
              </w:r>
            </w:ins>
            <w:r w:rsidR="00E905BE" w:rsidRPr="00F072E1">
              <w:rPr>
                <w:rFonts w:asciiTheme="minorHAnsi" w:hAnsiTheme="minorHAnsi" w:cstheme="minorHAnsi"/>
              </w:rPr>
              <w:t>State Well Number/</w:t>
            </w:r>
            <w:r w:rsidR="00582686" w:rsidRPr="00F072E1">
              <w:rPr>
                <w:rFonts w:asciiTheme="minorHAnsi" w:hAnsiTheme="minorHAnsi" w:cstheme="minorHAnsi"/>
              </w:rPr>
              <w:t>‌</w:t>
            </w:r>
            <w:r w:rsidR="00E905BE" w:rsidRPr="00F072E1">
              <w:rPr>
                <w:rFonts w:asciiTheme="minorHAnsi" w:hAnsiTheme="minorHAnsi" w:cstheme="minorHAnsi"/>
              </w:rPr>
              <w:t>Site</w:t>
            </w:r>
            <w:r w:rsidR="00582686" w:rsidRPr="00F072E1">
              <w:rPr>
                <w:rFonts w:asciiTheme="minorHAnsi" w:hAnsiTheme="minorHAnsi" w:cstheme="minorHAnsi"/>
              </w:rPr>
              <w:t> </w:t>
            </w:r>
            <w:r w:rsidR="00E905BE" w:rsidRPr="00F072E1">
              <w:rPr>
                <w:rFonts w:asciiTheme="minorHAnsi" w:hAnsiTheme="minorHAnsi" w:cstheme="minorHAnsi"/>
              </w:rPr>
              <w:t>Number</w:t>
            </w:r>
          </w:p>
          <w:p w14:paraId="307498ED" w14:textId="27A690D7" w:rsidR="00F072E1" w:rsidRPr="00582686" w:rsidRDefault="00F072E1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ins w:id="19" w:author="Author">
              <w:r w:rsidRPr="00F072E1">
                <w:rPr>
                  <w:rFonts w:asciiTheme="minorHAnsi" w:hAnsiTheme="minorHAnsi" w:cstheme="minorHAnsi"/>
                  <w:b/>
                  <w:bCs/>
                </w:rPr>
                <w:t>Definition</w:t>
              </w:r>
              <w:r>
                <w:rPr>
                  <w:rFonts w:asciiTheme="minorHAnsi" w:hAnsiTheme="minorHAnsi" w:cstheme="minorHAnsi"/>
                </w:rPr>
                <w:t>: Not explicitly defined.</w:t>
              </w:r>
            </w:ins>
          </w:p>
        </w:tc>
      </w:tr>
      <w:tr w:rsidR="00E905BE" w:rsidRPr="003B09EF" w14:paraId="69664DD0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2D3D98EF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Site Code</w:t>
            </w:r>
          </w:p>
        </w:tc>
        <w:tc>
          <w:tcPr>
            <w:tcW w:w="3763" w:type="dxa"/>
            <w:hideMark/>
          </w:tcPr>
          <w:p w14:paraId="44739881" w14:textId="1F96582C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Site Code</w:t>
            </w:r>
          </w:p>
          <w:p w14:paraId="2F20E61C" w14:textId="21AE541F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Unique identifier assigned to each well for a relevant program that the program uses to track individual wells within its system.</w:t>
            </w:r>
          </w:p>
        </w:tc>
        <w:tc>
          <w:tcPr>
            <w:tcW w:w="2330" w:type="dxa"/>
            <w:hideMark/>
          </w:tcPr>
          <w:p w14:paraId="4A10B41A" w14:textId="65C15990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Site Code</w:t>
            </w:r>
          </w:p>
          <w:p w14:paraId="1C289F7C" w14:textId="7DDA22FB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Unique site code created for the well by the monitoring network module or CASGEM. </w:t>
            </w:r>
          </w:p>
        </w:tc>
        <w:tc>
          <w:tcPr>
            <w:tcW w:w="2129" w:type="dxa"/>
            <w:hideMark/>
          </w:tcPr>
          <w:p w14:paraId="3A43A0E9" w14:textId="4595D163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Master Site Code</w:t>
            </w:r>
          </w:p>
          <w:p w14:paraId="5D7B0D52" w14:textId="1F8EA845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U</w:t>
            </w:r>
            <w:r w:rsidR="00E905BE" w:rsidRPr="003B09EF">
              <w:t>nique identifier assigned and used by the CASGEM system.</w:t>
            </w:r>
          </w:p>
        </w:tc>
        <w:tc>
          <w:tcPr>
            <w:tcW w:w="3246" w:type="dxa"/>
            <w:hideMark/>
          </w:tcPr>
          <w:p w14:paraId="40D5FA0B" w14:textId="3EDA28B9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Global ID</w:t>
            </w:r>
          </w:p>
          <w:p w14:paraId="54BAE23F" w14:textId="4A53B9CE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U</w:t>
            </w:r>
            <w:r w:rsidR="00E905BE" w:rsidRPr="003B09EF">
              <w:t>nique identifier for a regulated facility or site</w:t>
            </w:r>
            <w:ins w:id="20" w:author="Author">
              <w:r w:rsidR="00A93CC2">
                <w:t>.</w:t>
              </w:r>
            </w:ins>
          </w:p>
        </w:tc>
        <w:tc>
          <w:tcPr>
            <w:tcW w:w="3600" w:type="dxa"/>
            <w:hideMark/>
          </w:tcPr>
          <w:p w14:paraId="551CE256" w14:textId="0BB9EC56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25437B" w:rsidRPr="0025437B">
              <w:t>S</w:t>
            </w:r>
            <w:r w:rsidR="00E905BE" w:rsidRPr="0025437B">
              <w:t>ite Number/ID</w:t>
            </w:r>
          </w:p>
          <w:p w14:paraId="20867477" w14:textId="5023E3BE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15-digit number ID for wells (8-digit number ID is for surface water)</w:t>
            </w:r>
            <w:r w:rsidR="00E905BE">
              <w:t>.</w:t>
            </w:r>
          </w:p>
        </w:tc>
        <w:tc>
          <w:tcPr>
            <w:tcW w:w="2016" w:type="dxa"/>
            <w:hideMark/>
          </w:tcPr>
          <w:p w14:paraId="612EAA15" w14:textId="76AC6466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5DE7C4BC" w14:textId="77777777" w:rsidR="00E905BE" w:rsidRDefault="00F072E1" w:rsidP="003B6BDF">
            <w:pPr>
              <w:pStyle w:val="TableBody"/>
              <w:spacing w:beforeLines="20" w:before="48" w:afterLines="20" w:after="48"/>
              <w:rPr>
                <w:ins w:id="21" w:author="Author"/>
                <w:rFonts w:asciiTheme="minorHAnsi" w:hAnsiTheme="minorHAnsi" w:cstheme="minorHAnsi"/>
              </w:rPr>
            </w:pPr>
            <w:ins w:id="22" w:author="Author">
              <w:r>
                <w:rPr>
                  <w:rFonts w:asciiTheme="minorHAnsi" w:hAnsiTheme="minorHAnsi" w:cstheme="minorHAnsi"/>
                  <w:b/>
                  <w:bCs/>
                </w:rPr>
                <w:t xml:space="preserve">Attribute: </w:t>
              </w:r>
            </w:ins>
            <w:r w:rsidR="00E905BE" w:rsidRPr="00F072E1">
              <w:rPr>
                <w:rFonts w:asciiTheme="minorHAnsi" w:hAnsiTheme="minorHAnsi" w:cstheme="minorHAnsi"/>
              </w:rPr>
              <w:t>Site Code</w:t>
            </w:r>
          </w:p>
          <w:p w14:paraId="563FD1F3" w14:textId="005E4984" w:rsidR="00F072E1" w:rsidRPr="00582686" w:rsidRDefault="00F072E1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ins w:id="23" w:author="Author">
              <w:r w:rsidRPr="00F072E1">
                <w:rPr>
                  <w:rFonts w:asciiTheme="minorHAnsi" w:hAnsiTheme="minorHAnsi" w:cstheme="minorHAnsi"/>
                  <w:b/>
                  <w:bCs/>
                </w:rPr>
                <w:t>Definition</w:t>
              </w:r>
              <w:r>
                <w:rPr>
                  <w:rFonts w:asciiTheme="minorHAnsi" w:hAnsiTheme="minorHAnsi" w:cstheme="minorHAnsi"/>
                </w:rPr>
                <w:t>: Not explicitly defined.</w:t>
              </w:r>
            </w:ins>
          </w:p>
        </w:tc>
      </w:tr>
      <w:tr w:rsidR="00E905BE" w:rsidRPr="003B09EF" w14:paraId="18CF0A69" w14:textId="77777777" w:rsidTr="00471DCF">
        <w:trPr>
          <w:cantSplit/>
          <w:trHeight w:val="20"/>
        </w:trPr>
        <w:tc>
          <w:tcPr>
            <w:tcW w:w="1788" w:type="dxa"/>
            <w:noWrap/>
          </w:tcPr>
          <w:p w14:paraId="14C40C0B" w14:textId="77777777" w:rsidR="00E905BE" w:rsidRPr="00426E8F" w:rsidDel="002913C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Permit Number</w:t>
            </w:r>
          </w:p>
        </w:tc>
        <w:tc>
          <w:tcPr>
            <w:tcW w:w="3763" w:type="dxa"/>
          </w:tcPr>
          <w:p w14:paraId="5DEA72D7" w14:textId="4E948FFE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Permit Number</w:t>
            </w:r>
          </w:p>
          <w:p w14:paraId="400EAF8E" w14:textId="0644999F" w:rsidR="00E905BE" w:rsidRPr="003B09EF" w:rsidDel="002913C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County permit number associated with well.</w:t>
            </w:r>
          </w:p>
        </w:tc>
        <w:tc>
          <w:tcPr>
            <w:tcW w:w="2330" w:type="dxa"/>
          </w:tcPr>
          <w:p w14:paraId="0E719ED9" w14:textId="3464F5B1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2129" w:type="dxa"/>
          </w:tcPr>
          <w:p w14:paraId="37E7B084" w14:textId="203248CA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3246" w:type="dxa"/>
          </w:tcPr>
          <w:p w14:paraId="4E6B8EF2" w14:textId="441F3DC8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3600" w:type="dxa"/>
          </w:tcPr>
          <w:p w14:paraId="0F57AF56" w14:textId="7D91F7AC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2016" w:type="dxa"/>
          </w:tcPr>
          <w:p w14:paraId="3F7AE174" w14:textId="77777777" w:rsidR="00E905BE" w:rsidRDefault="004B698B" w:rsidP="003B6BDF">
            <w:pPr>
              <w:pStyle w:val="TableBody"/>
              <w:spacing w:beforeLines="20" w:before="48" w:afterLines="20" w:after="48"/>
              <w:rPr>
                <w:ins w:id="24" w:author="Author"/>
              </w:rPr>
            </w:pPr>
            <w:ins w:id="25" w:author="Author">
              <w:r>
                <w:rPr>
                  <w:b/>
                  <w:bCs/>
                </w:rPr>
                <w:t xml:space="preserve">Attribute: </w:t>
              </w:r>
            </w:ins>
            <w:r w:rsidR="00E905BE" w:rsidRPr="004B698B">
              <w:t>Well Permit Number</w:t>
            </w:r>
          </w:p>
          <w:p w14:paraId="31EE2C6B" w14:textId="7B4CD6B3" w:rsidR="004B698B" w:rsidRPr="003B09EF" w:rsidRDefault="004B698B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ins w:id="26" w:author="Author">
              <w:r w:rsidRPr="004B698B">
                <w:rPr>
                  <w:b/>
                  <w:bCs/>
                </w:rPr>
                <w:t>Definition</w:t>
              </w:r>
              <w:r>
                <w:t>: Not explicitly defined.</w:t>
              </w:r>
            </w:ins>
          </w:p>
        </w:tc>
        <w:tc>
          <w:tcPr>
            <w:tcW w:w="2599" w:type="dxa"/>
          </w:tcPr>
          <w:p w14:paraId="0A45332C" w14:textId="68921576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>Permit Number</w:t>
            </w:r>
          </w:p>
          <w:p w14:paraId="192AC4DD" w14:textId="1BC8C7AC" w:rsidR="00E905BE" w:rsidRPr="00582686" w:rsidRDefault="00A842AC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Well</w:t>
            </w:r>
            <w:r w:rsidR="00582686">
              <w:rPr>
                <w:rFonts w:asciiTheme="minorHAnsi" w:hAnsiTheme="minorHAnsi" w:cstheme="minorHAnsi"/>
              </w:rPr>
              <w:t> </w:t>
            </w:r>
            <w:r w:rsidR="00E905BE" w:rsidRPr="00582686">
              <w:rPr>
                <w:rFonts w:asciiTheme="minorHAnsi" w:hAnsiTheme="minorHAnsi" w:cstheme="minorHAnsi"/>
              </w:rPr>
              <w:t>permit number</w:t>
            </w:r>
          </w:p>
        </w:tc>
      </w:tr>
      <w:tr w:rsidR="00E905BE" w:rsidRPr="003B09EF" w14:paraId="7348F82D" w14:textId="77777777" w:rsidTr="00471DCF">
        <w:trPr>
          <w:cantSplit/>
          <w:trHeight w:val="20"/>
        </w:trPr>
        <w:tc>
          <w:tcPr>
            <w:tcW w:w="1788" w:type="dxa"/>
            <w:noWrap/>
          </w:tcPr>
          <w:p w14:paraId="59CF137E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Local Permit Agency</w:t>
            </w:r>
          </w:p>
        </w:tc>
        <w:tc>
          <w:tcPr>
            <w:tcW w:w="3763" w:type="dxa"/>
          </w:tcPr>
          <w:p w14:paraId="7A096B4D" w14:textId="474E46B4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Local Permit Agency</w:t>
            </w:r>
          </w:p>
          <w:p w14:paraId="782BAF33" w14:textId="56667277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Agency who approved permit associated with well.</w:t>
            </w:r>
          </w:p>
        </w:tc>
        <w:tc>
          <w:tcPr>
            <w:tcW w:w="2330" w:type="dxa"/>
          </w:tcPr>
          <w:p w14:paraId="3EED1CFB" w14:textId="0C93398C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2129" w:type="dxa"/>
          </w:tcPr>
          <w:p w14:paraId="297DA0ED" w14:textId="07135FF8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3246" w:type="dxa"/>
          </w:tcPr>
          <w:p w14:paraId="53937279" w14:textId="0D5551BD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3600" w:type="dxa"/>
          </w:tcPr>
          <w:p w14:paraId="5A9B65A5" w14:textId="72A14327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2016" w:type="dxa"/>
          </w:tcPr>
          <w:p w14:paraId="1697550B" w14:textId="2F9A264E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786260DB" w14:textId="20FB4461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>Local Permit Agency</w:t>
            </w:r>
          </w:p>
          <w:p w14:paraId="46A64244" w14:textId="712AB0C9" w:rsidR="00E905BE" w:rsidRPr="00582686" w:rsidRDefault="00A842AC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Local regulatory authority over well construction, alteration, and destruction.</w:t>
            </w:r>
          </w:p>
        </w:tc>
      </w:tr>
      <w:tr w:rsidR="00E905BE" w:rsidRPr="003B09EF" w14:paraId="5BFEF0D6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5165CF82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lastRenderedPageBreak/>
              <w:t>Latitude</w:t>
            </w:r>
          </w:p>
        </w:tc>
        <w:tc>
          <w:tcPr>
            <w:tcW w:w="3763" w:type="dxa"/>
            <w:hideMark/>
          </w:tcPr>
          <w:p w14:paraId="797163E2" w14:textId="6E370903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Latitude</w:t>
            </w:r>
          </w:p>
          <w:p w14:paraId="4FFBA167" w14:textId="0E11D070" w:rsidR="00E905BE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Latitude of the well location (Y Coordinate)</w:t>
            </w:r>
            <w:r w:rsidR="00E905BE">
              <w:t>.</w:t>
            </w:r>
          </w:p>
          <w:p w14:paraId="49D67D20" w14:textId="5061A303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Units</w:t>
            </w:r>
            <w:r w:rsidRPr="003B09EF">
              <w:t xml:space="preserve">: </w:t>
            </w:r>
            <w:r>
              <w:t>D</w:t>
            </w:r>
            <w:r w:rsidRPr="003B09EF">
              <w:t>ecimal degrees</w:t>
            </w:r>
          </w:p>
          <w:p w14:paraId="448B18BB" w14:textId="4CB78BB9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Reporting Accuracy</w:t>
            </w:r>
            <w:r w:rsidRPr="003B09EF">
              <w:t>: 5 decimal places (36</w:t>
            </w:r>
            <w:r>
              <w:t xml:space="preserve"> </w:t>
            </w:r>
            <w:r w:rsidRPr="003B09EF">
              <w:t>feet)</w:t>
            </w:r>
            <w:r>
              <w:t>.</w:t>
            </w:r>
          </w:p>
        </w:tc>
        <w:tc>
          <w:tcPr>
            <w:tcW w:w="2330" w:type="dxa"/>
            <w:hideMark/>
          </w:tcPr>
          <w:p w14:paraId="19825E9A" w14:textId="387805AF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Latitude</w:t>
            </w:r>
          </w:p>
          <w:p w14:paraId="27408B30" w14:textId="39740C71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Latitude of the well location, reported in decimal degrees to five decimal places, to a minimum accuracy of 30 feet, relative to NAD83 or another national standard that is convertible to NAD83</w:t>
            </w:r>
            <w:r w:rsidR="00E905BE">
              <w:t>.</w:t>
            </w:r>
          </w:p>
        </w:tc>
        <w:tc>
          <w:tcPr>
            <w:tcW w:w="2129" w:type="dxa"/>
            <w:hideMark/>
          </w:tcPr>
          <w:p w14:paraId="39862831" w14:textId="627B00AC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Latitude [N]</w:t>
            </w:r>
          </w:p>
          <w:p w14:paraId="72286E53" w14:textId="6AC0ACD3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positive value between 32 and 42.5</w:t>
            </w:r>
            <w:r w:rsidR="00E905BE">
              <w:t>.</w:t>
            </w:r>
          </w:p>
        </w:tc>
        <w:tc>
          <w:tcPr>
            <w:tcW w:w="3246" w:type="dxa"/>
            <w:hideMark/>
          </w:tcPr>
          <w:p w14:paraId="2AB18157" w14:textId="23D5B29C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Latitude</w:t>
            </w:r>
          </w:p>
          <w:p w14:paraId="141D67B5" w14:textId="76BBA491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latitude (Y coordinate) of the survey point, measured in decimal degrees, and reported to 7 decimal points</w:t>
            </w:r>
            <w:r w:rsidR="00E905BE">
              <w:t>.</w:t>
            </w:r>
          </w:p>
        </w:tc>
        <w:tc>
          <w:tcPr>
            <w:tcW w:w="3600" w:type="dxa"/>
            <w:hideMark/>
          </w:tcPr>
          <w:p w14:paraId="1EC0EBDD" w14:textId="5831C244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Latitude</w:t>
            </w:r>
          </w:p>
          <w:p w14:paraId="4720407A" w14:textId="67F6EC5B" w:rsidR="00E905BE" w:rsidRPr="003B09EF" w:rsidRDefault="00A842AC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The latitude in NAD83 for the </w:t>
            </w:r>
            <w:ins w:id="27" w:author="Author">
              <w:r w:rsidR="00524F5F">
                <w:t>w</w:t>
              </w:r>
            </w:ins>
            <w:del w:id="28" w:author="Author">
              <w:r w:rsidR="00E905BE" w:rsidRPr="003B09EF" w:rsidDel="00524F5F">
                <w:delText>W</w:delText>
              </w:r>
            </w:del>
            <w:r w:rsidR="00E905BE" w:rsidRPr="003B09EF">
              <w:t xml:space="preserve">ell </w:t>
            </w:r>
            <w:ins w:id="29" w:author="Author">
              <w:r w:rsidR="00524F5F">
                <w:t>s</w:t>
              </w:r>
            </w:ins>
            <w:del w:id="30" w:author="Author">
              <w:r w:rsidR="00E905BE" w:rsidRPr="003B09EF" w:rsidDel="00524F5F">
                <w:delText>S</w:delText>
              </w:r>
            </w:del>
            <w:r w:rsidR="00E905BE" w:rsidRPr="003B09EF">
              <w:t>ite</w:t>
            </w:r>
            <w:ins w:id="31" w:author="Author">
              <w:r w:rsidR="00524F5F">
                <w:t>.</w:t>
              </w:r>
            </w:ins>
          </w:p>
        </w:tc>
        <w:tc>
          <w:tcPr>
            <w:tcW w:w="2016" w:type="dxa"/>
            <w:hideMark/>
          </w:tcPr>
          <w:p w14:paraId="6F877286" w14:textId="77777777" w:rsidR="00E905BE" w:rsidRDefault="004B698B" w:rsidP="003B6BDF">
            <w:pPr>
              <w:pStyle w:val="TableBody"/>
              <w:spacing w:beforeLines="20" w:before="48" w:afterLines="20" w:after="48"/>
              <w:rPr>
                <w:ins w:id="32" w:author="Author"/>
              </w:rPr>
            </w:pPr>
            <w:ins w:id="33" w:author="Author">
              <w:r>
                <w:rPr>
                  <w:b/>
                  <w:bCs/>
                </w:rPr>
                <w:t xml:space="preserve">Attribute: </w:t>
              </w:r>
            </w:ins>
            <w:r w:rsidR="00E905BE" w:rsidRPr="004B698B">
              <w:t>Facility Latitude</w:t>
            </w:r>
          </w:p>
          <w:p w14:paraId="3B566B3A" w14:textId="7DDB3A59" w:rsidR="004B698B" w:rsidRPr="003B09EF" w:rsidRDefault="004B698B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ins w:id="34" w:author="Author">
              <w:r w:rsidRPr="004B698B">
                <w:rPr>
                  <w:b/>
                  <w:bCs/>
                </w:rPr>
                <w:t>Definition</w:t>
              </w:r>
              <w:r>
                <w:t>: Not explicitly defined.</w:t>
              </w:r>
            </w:ins>
          </w:p>
        </w:tc>
        <w:tc>
          <w:tcPr>
            <w:tcW w:w="2599" w:type="dxa"/>
          </w:tcPr>
          <w:p w14:paraId="441E028A" w14:textId="07F6A25E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>Decimal Latitude</w:t>
            </w:r>
          </w:p>
          <w:p w14:paraId="7D5C60EA" w14:textId="4E542F2A" w:rsidR="00E905BE" w:rsidRPr="00582686" w:rsidRDefault="00A842AC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Decimal latitude, converted from text to number.</w:t>
            </w:r>
          </w:p>
        </w:tc>
      </w:tr>
      <w:tr w:rsidR="00E905BE" w:rsidRPr="003B09EF" w14:paraId="6CF157E7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5E6A1715" w14:textId="77777777" w:rsidR="00E905BE" w:rsidRPr="00426E8F" w:rsidRDefault="00E905BE" w:rsidP="003B6BDF">
            <w:pPr>
              <w:pStyle w:val="TableBody"/>
              <w:keepNext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Longitude</w:t>
            </w:r>
          </w:p>
        </w:tc>
        <w:tc>
          <w:tcPr>
            <w:tcW w:w="3763" w:type="dxa"/>
            <w:hideMark/>
          </w:tcPr>
          <w:p w14:paraId="25DDE861" w14:textId="1BBFA6B3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Longitude</w:t>
            </w:r>
          </w:p>
          <w:p w14:paraId="258BD2A7" w14:textId="4D289A71" w:rsidR="00E905BE" w:rsidRDefault="00A842AC" w:rsidP="003B6BDF">
            <w:pPr>
              <w:pStyle w:val="TableBody"/>
              <w:keepNext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Longitude of the well location (X Coordinate)</w:t>
            </w:r>
          </w:p>
          <w:p w14:paraId="27047C90" w14:textId="41B3B0A0" w:rsidR="00E905BE" w:rsidRPr="003B09EF" w:rsidRDefault="00E905BE" w:rsidP="003B6BDF">
            <w:pPr>
              <w:pStyle w:val="TableBody"/>
              <w:keepNext/>
              <w:spacing w:beforeLines="20" w:before="48" w:afterLines="20" w:after="48"/>
            </w:pPr>
            <w:r w:rsidRPr="003B09EF">
              <w:rPr>
                <w:b/>
                <w:bCs/>
              </w:rPr>
              <w:t>Units</w:t>
            </w:r>
            <w:r w:rsidRPr="003B09EF">
              <w:t>: decimal degrees</w:t>
            </w:r>
          </w:p>
          <w:p w14:paraId="722B646B" w14:textId="046CC81B" w:rsidR="00E905BE" w:rsidRPr="003B09EF" w:rsidRDefault="00E905BE" w:rsidP="003B6BDF">
            <w:pPr>
              <w:pStyle w:val="TableBody"/>
              <w:keepNext/>
              <w:spacing w:beforeLines="20" w:before="48" w:afterLines="20" w:after="48"/>
            </w:pPr>
            <w:r w:rsidRPr="003B09EF">
              <w:rPr>
                <w:b/>
                <w:bCs/>
              </w:rPr>
              <w:t>Reporting Accuracy</w:t>
            </w:r>
            <w:r w:rsidRPr="003B09EF">
              <w:t>: 5 decimal places (36</w:t>
            </w:r>
            <w:r>
              <w:t xml:space="preserve"> </w:t>
            </w:r>
            <w:r w:rsidRPr="003B09EF">
              <w:t>feet)</w:t>
            </w:r>
          </w:p>
        </w:tc>
        <w:tc>
          <w:tcPr>
            <w:tcW w:w="2330" w:type="dxa"/>
            <w:hideMark/>
          </w:tcPr>
          <w:p w14:paraId="5EB3E33D" w14:textId="226ADD7F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Longitude</w:t>
            </w:r>
          </w:p>
          <w:p w14:paraId="05B86159" w14:textId="36217872" w:rsidR="00E905BE" w:rsidRPr="003B09EF" w:rsidRDefault="00A842AC" w:rsidP="003B6BDF">
            <w:pPr>
              <w:pStyle w:val="TableBody"/>
              <w:keepNext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Longitude of the well location, reported in decimal degrees to five decimal places, to a minimum accuracy of 30 feet, relative to NAD83 or another national standard that is convertible to NAD83</w:t>
            </w:r>
            <w:r w:rsidR="00E905BE">
              <w:t>.</w:t>
            </w:r>
          </w:p>
        </w:tc>
        <w:tc>
          <w:tcPr>
            <w:tcW w:w="2129" w:type="dxa"/>
            <w:hideMark/>
          </w:tcPr>
          <w:p w14:paraId="0C44D44C" w14:textId="78C01B03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Longitude [W]</w:t>
            </w:r>
          </w:p>
          <w:p w14:paraId="0D7B4C35" w14:textId="47911624" w:rsidR="00E905BE" w:rsidRPr="003B09EF" w:rsidRDefault="00A842AC" w:rsidP="003B6BDF">
            <w:pPr>
              <w:pStyle w:val="TableBody"/>
              <w:keepNext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negative value between </w:t>
            </w:r>
            <w:r w:rsidR="00582686">
              <w:rPr>
                <w:rFonts w:cs="Calibri"/>
              </w:rPr>
              <w:t>−</w:t>
            </w:r>
            <w:r w:rsidR="00E905BE" w:rsidRPr="003B09EF">
              <w:t xml:space="preserve">124.5 and </w:t>
            </w:r>
            <w:r w:rsidR="00582686">
              <w:rPr>
                <w:rFonts w:cs="Calibri"/>
              </w:rPr>
              <w:t>−</w:t>
            </w:r>
            <w:r w:rsidR="00E905BE" w:rsidRPr="003B09EF">
              <w:t>114</w:t>
            </w:r>
          </w:p>
        </w:tc>
        <w:tc>
          <w:tcPr>
            <w:tcW w:w="3246" w:type="dxa"/>
            <w:hideMark/>
          </w:tcPr>
          <w:p w14:paraId="05FAA11F" w14:textId="7CD94609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Longitude</w:t>
            </w:r>
          </w:p>
          <w:p w14:paraId="4E273B8F" w14:textId="7B03C4CD" w:rsidR="00E905BE" w:rsidRPr="003B09EF" w:rsidRDefault="00A842AC" w:rsidP="003B6BDF">
            <w:pPr>
              <w:pStyle w:val="TableBody"/>
              <w:keepNext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longitude (X coordinate) of the survey point, measured in decimal degrees, and reported to 7 decimal points</w:t>
            </w:r>
            <w:r w:rsidR="00E905BE">
              <w:t>.</w:t>
            </w:r>
          </w:p>
        </w:tc>
        <w:tc>
          <w:tcPr>
            <w:tcW w:w="3600" w:type="dxa"/>
            <w:hideMark/>
          </w:tcPr>
          <w:p w14:paraId="40384002" w14:textId="3660C287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Longitude</w:t>
            </w:r>
          </w:p>
          <w:p w14:paraId="5224C087" w14:textId="1E590EB4" w:rsidR="00E905BE" w:rsidRPr="003B09EF" w:rsidRDefault="00A842AC" w:rsidP="003B6BDF">
            <w:pPr>
              <w:pStyle w:val="TableBody"/>
              <w:keepNext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The longitude in NAD83 for the </w:t>
            </w:r>
            <w:r w:rsidR="00E905BE">
              <w:t>w</w:t>
            </w:r>
            <w:r w:rsidR="00E905BE" w:rsidRPr="003B09EF">
              <w:t xml:space="preserve">ell </w:t>
            </w:r>
            <w:r w:rsidR="00E905BE">
              <w:t>s</w:t>
            </w:r>
            <w:r w:rsidR="00E905BE" w:rsidRPr="003B09EF">
              <w:t>ite</w:t>
            </w:r>
            <w:r w:rsidR="00E905BE">
              <w:t>.</w:t>
            </w:r>
          </w:p>
        </w:tc>
        <w:tc>
          <w:tcPr>
            <w:tcW w:w="2016" w:type="dxa"/>
            <w:hideMark/>
          </w:tcPr>
          <w:p w14:paraId="4FD66187" w14:textId="77777777" w:rsidR="00E905BE" w:rsidRDefault="004B698B" w:rsidP="003B6BDF">
            <w:pPr>
              <w:pStyle w:val="TableBody"/>
              <w:keepNext/>
              <w:spacing w:beforeLines="20" w:before="48" w:afterLines="20" w:after="48"/>
              <w:rPr>
                <w:ins w:id="35" w:author="Author"/>
              </w:rPr>
            </w:pPr>
            <w:ins w:id="36" w:author="Author">
              <w:r>
                <w:rPr>
                  <w:b/>
                  <w:bCs/>
                </w:rPr>
                <w:t xml:space="preserve">Attribute: </w:t>
              </w:r>
            </w:ins>
            <w:r w:rsidR="00E905BE" w:rsidRPr="004B698B">
              <w:t>Facility Longitude</w:t>
            </w:r>
          </w:p>
          <w:p w14:paraId="66FAE43E" w14:textId="433420C6" w:rsidR="004B698B" w:rsidRPr="003B09EF" w:rsidRDefault="004B698B" w:rsidP="003B6BDF">
            <w:pPr>
              <w:pStyle w:val="TableBody"/>
              <w:keepNext/>
              <w:spacing w:beforeLines="20" w:before="48" w:afterLines="20" w:after="48"/>
              <w:rPr>
                <w:b/>
                <w:bCs/>
              </w:rPr>
            </w:pPr>
            <w:ins w:id="37" w:author="Author">
              <w:r w:rsidRPr="004B698B">
                <w:rPr>
                  <w:b/>
                  <w:bCs/>
                </w:rPr>
                <w:t>Definition</w:t>
              </w:r>
              <w:r>
                <w:t>: Not explicitly defined.</w:t>
              </w:r>
            </w:ins>
          </w:p>
        </w:tc>
        <w:tc>
          <w:tcPr>
            <w:tcW w:w="2599" w:type="dxa"/>
          </w:tcPr>
          <w:p w14:paraId="445854A5" w14:textId="3913873D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>Decimal Longitude</w:t>
            </w:r>
          </w:p>
          <w:p w14:paraId="4212F943" w14:textId="0BB420A0" w:rsidR="00E905BE" w:rsidRPr="00582686" w:rsidRDefault="00A842AC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Decimal longitude, converted from text to number.</w:t>
            </w:r>
          </w:p>
        </w:tc>
      </w:tr>
      <w:tr w:rsidR="00E905BE" w:rsidRPr="003B09EF" w14:paraId="484EE7A5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01C62D96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Coordinates Survey Date</w:t>
            </w:r>
          </w:p>
        </w:tc>
        <w:tc>
          <w:tcPr>
            <w:tcW w:w="3763" w:type="dxa"/>
            <w:hideMark/>
          </w:tcPr>
          <w:p w14:paraId="41FEA541" w14:textId="3D3812F7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Coordinate Survey Date</w:t>
            </w:r>
          </w:p>
          <w:p w14:paraId="38CC9F0F" w14:textId="61169916" w:rsid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Date that the XY coordinates of the well were surveyed.</w:t>
            </w:r>
          </w:p>
          <w:p w14:paraId="2ACF7FED" w14:textId="6C915AB5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Date Format</w:t>
            </w:r>
            <w:r w:rsidRPr="003B09EF">
              <w:t xml:space="preserve">: </w:t>
            </w:r>
            <w:r>
              <w:t>MM/DD/YYYY</w:t>
            </w:r>
          </w:p>
        </w:tc>
        <w:tc>
          <w:tcPr>
            <w:tcW w:w="2330" w:type="dxa"/>
            <w:hideMark/>
          </w:tcPr>
          <w:p w14:paraId="756B75EC" w14:textId="1F51C778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129" w:type="dxa"/>
            <w:hideMark/>
          </w:tcPr>
          <w:p w14:paraId="3697D2E0" w14:textId="1F5E07DC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246" w:type="dxa"/>
            <w:hideMark/>
          </w:tcPr>
          <w:p w14:paraId="1090D9B4" w14:textId="2B3C6579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XY_SURVEY_DATE</w:t>
            </w:r>
          </w:p>
          <w:p w14:paraId="7981A3D4" w14:textId="3CBF1346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The date on which the latitude </w:t>
            </w:r>
            <w:ins w:id="38" w:author="Author">
              <w:r w:rsidR="00A93CC2">
                <w:t>and</w:t>
              </w:r>
            </w:ins>
            <w:del w:id="39" w:author="Author">
              <w:r w:rsidR="00E905BE" w:rsidRPr="003B09EF" w:rsidDel="00A93CC2">
                <w:delText>&amp;</w:delText>
              </w:r>
            </w:del>
            <w:r w:rsidR="00E905BE" w:rsidRPr="003B09EF">
              <w:t xml:space="preserve"> longitude coordinates were measured</w:t>
            </w:r>
            <w:ins w:id="40" w:author="Author">
              <w:r w:rsidR="00A93CC2">
                <w:t>.</w:t>
              </w:r>
            </w:ins>
          </w:p>
        </w:tc>
        <w:tc>
          <w:tcPr>
            <w:tcW w:w="3600" w:type="dxa"/>
            <w:hideMark/>
          </w:tcPr>
          <w:p w14:paraId="7D76EEA7" w14:textId="4A886129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  <w:hideMark/>
          </w:tcPr>
          <w:p w14:paraId="56AE7993" w14:textId="6D043058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794D886D" w14:textId="470DA155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>Date Work Ended</w:t>
            </w:r>
          </w:p>
          <w:p w14:paraId="7E7ACE72" w14:textId="2E77C0B9" w:rsidR="00E905BE" w:rsidRPr="00582686" w:rsidRDefault="00457C3B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Date on which work on well ended, converted from text to date.</w:t>
            </w:r>
          </w:p>
        </w:tc>
      </w:tr>
      <w:tr w:rsidR="00E905BE" w:rsidRPr="003B09EF" w14:paraId="6975EA21" w14:textId="77777777" w:rsidTr="00471DCF">
        <w:trPr>
          <w:cantSplit/>
          <w:trHeight w:val="20"/>
        </w:trPr>
        <w:tc>
          <w:tcPr>
            <w:tcW w:w="1788" w:type="dxa"/>
            <w:noWrap/>
          </w:tcPr>
          <w:p w14:paraId="16198514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Coordinate Survey Time</w:t>
            </w:r>
          </w:p>
        </w:tc>
        <w:tc>
          <w:tcPr>
            <w:tcW w:w="3763" w:type="dxa"/>
          </w:tcPr>
          <w:p w14:paraId="18DFA528" w14:textId="70F31391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Coordinate Survey Time</w:t>
            </w:r>
          </w:p>
          <w:p w14:paraId="6C130576" w14:textId="56CFA0FC" w:rsidR="00E905BE" w:rsidRPr="003B09EF" w:rsidRDefault="00457C3B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Time that the XY coordinates of the well were surveyed.</w:t>
            </w:r>
          </w:p>
        </w:tc>
        <w:tc>
          <w:tcPr>
            <w:tcW w:w="2330" w:type="dxa"/>
          </w:tcPr>
          <w:p w14:paraId="30C57EB9" w14:textId="45CE38AE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129" w:type="dxa"/>
          </w:tcPr>
          <w:p w14:paraId="239B469E" w14:textId="136134DE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246" w:type="dxa"/>
          </w:tcPr>
          <w:p w14:paraId="16F0D2D9" w14:textId="1335F155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3600" w:type="dxa"/>
          </w:tcPr>
          <w:p w14:paraId="2FD59232" w14:textId="177804B3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</w:tcPr>
          <w:p w14:paraId="2F5646F5" w14:textId="7259110E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1BECE0B9" w14:textId="5DF0319B" w:rsidR="00E905BE" w:rsidRPr="00582686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1FD72665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6BA3D46B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Coordinates Datum</w:t>
            </w:r>
          </w:p>
        </w:tc>
        <w:tc>
          <w:tcPr>
            <w:tcW w:w="3763" w:type="dxa"/>
            <w:hideMark/>
          </w:tcPr>
          <w:p w14:paraId="41211789" w14:textId="38428BC6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Coordinates Datum</w:t>
            </w:r>
          </w:p>
          <w:p w14:paraId="0B9D0588" w14:textId="2D90B259" w:rsid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Horizontal datum that the XY coordinates were measured.</w:t>
            </w:r>
          </w:p>
          <w:p w14:paraId="07190450" w14:textId="79B764A5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Format</w:t>
            </w:r>
            <w:r w:rsidRPr="003B09EF">
              <w:t>: NAD83 (recommended)</w:t>
            </w:r>
            <w:r>
              <w:t>.</w:t>
            </w:r>
          </w:p>
          <w:p w14:paraId="11368108" w14:textId="39E9958C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List of Options</w:t>
            </w:r>
            <w:r w:rsidRPr="003B09EF">
              <w:t>:</w:t>
            </w:r>
            <w:r w:rsidR="0025437B">
              <w:t xml:space="preserve"> </w:t>
            </w:r>
            <w:r w:rsidRPr="003B09EF">
              <w:t>NAD83, NAD27, WGS84</w:t>
            </w:r>
          </w:p>
        </w:tc>
        <w:tc>
          <w:tcPr>
            <w:tcW w:w="2330" w:type="dxa"/>
            <w:hideMark/>
          </w:tcPr>
          <w:p w14:paraId="7300D271" w14:textId="511AF493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129" w:type="dxa"/>
            <w:hideMark/>
          </w:tcPr>
          <w:p w14:paraId="01961E48" w14:textId="122587A4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246" w:type="dxa"/>
            <w:hideMark/>
          </w:tcPr>
          <w:p w14:paraId="3FFEAD3E" w14:textId="6BF90C8F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>Attribute:</w:t>
            </w:r>
            <w:r w:rsidRPr="0025437B">
              <w:t xml:space="preserve"> </w:t>
            </w:r>
            <w:r w:rsidR="00E905BE" w:rsidRPr="0025437B">
              <w:t>XY_DATUM</w:t>
            </w:r>
          </w:p>
          <w:p w14:paraId="771472EA" w14:textId="28490874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code representing the datum from which the latitude/longitude coordinates were determined</w:t>
            </w:r>
            <w:r w:rsidR="00E905BE">
              <w:t>.</w:t>
            </w:r>
          </w:p>
        </w:tc>
        <w:tc>
          <w:tcPr>
            <w:tcW w:w="3600" w:type="dxa"/>
            <w:hideMark/>
          </w:tcPr>
          <w:p w14:paraId="79C8F784" w14:textId="4C63BDCA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Latitude and Longitude Datum</w:t>
            </w:r>
          </w:p>
          <w:p w14:paraId="66897524" w14:textId="2DCC784B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NAD27 or NAD83</w:t>
            </w:r>
            <w:r w:rsidR="00E905BE">
              <w:t>.</w:t>
            </w:r>
          </w:p>
        </w:tc>
        <w:tc>
          <w:tcPr>
            <w:tcW w:w="2016" w:type="dxa"/>
            <w:hideMark/>
          </w:tcPr>
          <w:p w14:paraId="246CE284" w14:textId="77777777" w:rsidR="00E905BE" w:rsidRDefault="007F78D6" w:rsidP="003B6BDF">
            <w:pPr>
              <w:pStyle w:val="TableBody"/>
              <w:spacing w:beforeLines="20" w:before="48" w:afterLines="20" w:after="48"/>
              <w:rPr>
                <w:ins w:id="41" w:author="Author"/>
              </w:rPr>
            </w:pPr>
            <w:ins w:id="42" w:author="Author">
              <w:r>
                <w:rPr>
                  <w:b/>
                  <w:bCs/>
                </w:rPr>
                <w:t xml:space="preserve">Attribute: </w:t>
              </w:r>
            </w:ins>
            <w:r w:rsidR="00E905BE" w:rsidRPr="007F78D6">
              <w:t>Facility Latitude and Longitude Datum</w:t>
            </w:r>
          </w:p>
          <w:p w14:paraId="425FCE4E" w14:textId="667E0154" w:rsidR="007F78D6" w:rsidRPr="003B09EF" w:rsidRDefault="007F78D6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ins w:id="43" w:author="Author">
              <w:r w:rsidRPr="007F78D6">
                <w:rPr>
                  <w:b/>
                  <w:bCs/>
                </w:rPr>
                <w:t>Definition</w:t>
              </w:r>
              <w:r>
                <w:t>: Not explicitly defined.</w:t>
              </w:r>
            </w:ins>
          </w:p>
        </w:tc>
        <w:tc>
          <w:tcPr>
            <w:tcW w:w="2599" w:type="dxa"/>
          </w:tcPr>
          <w:p w14:paraId="254398CC" w14:textId="2974C155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>Horizontal Datum</w:t>
            </w:r>
          </w:p>
          <w:p w14:paraId="707A5336" w14:textId="2D498B13" w:rsidR="00E905BE" w:rsidRPr="00582686" w:rsidRDefault="00457C3B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Datum of horizontal coordinates.</w:t>
            </w:r>
          </w:p>
        </w:tc>
      </w:tr>
      <w:tr w:rsidR="00E905BE" w:rsidRPr="003B09EF" w14:paraId="247490AA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1BE8BA33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lastRenderedPageBreak/>
              <w:t>Coordinates Method</w:t>
            </w:r>
          </w:p>
        </w:tc>
        <w:tc>
          <w:tcPr>
            <w:tcW w:w="3763" w:type="dxa"/>
            <w:hideMark/>
          </w:tcPr>
          <w:p w14:paraId="78698C0D" w14:textId="7F299046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Coordinates Method</w:t>
            </w:r>
          </w:p>
          <w:p w14:paraId="5F0CD76E" w14:textId="1FADA1B8" w:rsid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Method used to determine latitude and longitude of the well</w:t>
            </w:r>
            <w:r w:rsidR="00E905BE">
              <w:t>.</w:t>
            </w:r>
          </w:p>
          <w:p w14:paraId="4A3BF145" w14:textId="3574DB46" w:rsidR="00E905BE" w:rsidRPr="007A3A64" w:rsidRDefault="00E905BE" w:rsidP="003B6BDF">
            <w:pPr>
              <w:pStyle w:val="TableBody"/>
              <w:spacing w:beforeLines="20" w:before="48" w:afterLines="20" w:after="48"/>
            </w:pPr>
            <w:r w:rsidRPr="00034174">
              <w:rPr>
                <w:b/>
                <w:bCs/>
              </w:rPr>
              <w:t>List of Options</w:t>
            </w:r>
            <w:r w:rsidRPr="007A3A64">
              <w:t>:</w:t>
            </w:r>
          </w:p>
          <w:p w14:paraId="78A3CD7D" w14:textId="77777777" w:rsidR="00E905BE" w:rsidRPr="0048200F" w:rsidRDefault="00E905BE" w:rsidP="003B6BDF">
            <w:pPr>
              <w:pStyle w:val="TableBullet"/>
              <w:spacing w:beforeLines="20" w:before="48" w:afterLines="20" w:after="48"/>
            </w:pPr>
            <w:r w:rsidRPr="0048200F">
              <w:t>Surveyed</w:t>
            </w:r>
          </w:p>
          <w:p w14:paraId="3F0F240E" w14:textId="77777777" w:rsidR="00E905BE" w:rsidRPr="0048200F" w:rsidRDefault="00E905BE" w:rsidP="003B6BDF">
            <w:pPr>
              <w:pStyle w:val="TableBullet"/>
              <w:spacing w:beforeLines="20" w:before="48" w:afterLines="20" w:after="48"/>
            </w:pPr>
            <w:r w:rsidRPr="0048200F">
              <w:t>USGS quad</w:t>
            </w:r>
          </w:p>
          <w:p w14:paraId="42E6F970" w14:textId="77777777" w:rsidR="00E905BE" w:rsidRPr="0048200F" w:rsidRDefault="00E905BE" w:rsidP="003B6BDF">
            <w:pPr>
              <w:pStyle w:val="TableBullet"/>
              <w:spacing w:beforeLines="20" w:before="48" w:afterLines="20" w:after="48"/>
            </w:pPr>
            <w:r w:rsidRPr="0048200F">
              <w:t>GPS</w:t>
            </w:r>
          </w:p>
          <w:p w14:paraId="31FC1B0D" w14:textId="77777777" w:rsidR="00E905BE" w:rsidRPr="0048200F" w:rsidRDefault="00E905BE" w:rsidP="003B6BDF">
            <w:pPr>
              <w:pStyle w:val="TableBullet"/>
              <w:spacing w:beforeLines="20" w:before="48" w:afterLines="20" w:after="48"/>
            </w:pPr>
            <w:r w:rsidRPr="0048200F">
              <w:t>GPS with WAAS</w:t>
            </w:r>
          </w:p>
          <w:p w14:paraId="2FA681A3" w14:textId="77777777" w:rsidR="00E905BE" w:rsidRPr="0048200F" w:rsidRDefault="00E905BE" w:rsidP="003B6BDF">
            <w:pPr>
              <w:pStyle w:val="TableBullet"/>
              <w:spacing w:beforeLines="20" w:before="48" w:afterLines="20" w:after="48"/>
            </w:pPr>
            <w:r w:rsidRPr="0048200F">
              <w:t>Digitized from aerial photo</w:t>
            </w:r>
          </w:p>
          <w:p w14:paraId="21C821BC" w14:textId="77777777" w:rsidR="00E905BE" w:rsidRPr="0048200F" w:rsidRDefault="00E905BE" w:rsidP="003B6BDF">
            <w:pPr>
              <w:pStyle w:val="TableBullet"/>
              <w:spacing w:beforeLines="20" w:before="48" w:afterLines="20" w:after="48"/>
            </w:pPr>
            <w:r w:rsidRPr="0048200F">
              <w:t>Unknown</w:t>
            </w:r>
          </w:p>
          <w:p w14:paraId="15C2E2C5" w14:textId="77777777" w:rsidR="00E905BE" w:rsidRPr="0048200F" w:rsidRDefault="00E905BE" w:rsidP="003B6BDF">
            <w:pPr>
              <w:pStyle w:val="TableBullet"/>
              <w:spacing w:beforeLines="20" w:before="48" w:afterLines="20" w:after="48"/>
            </w:pPr>
            <w:r w:rsidRPr="0048200F">
              <w:t>Other</w:t>
            </w:r>
          </w:p>
        </w:tc>
        <w:tc>
          <w:tcPr>
            <w:tcW w:w="2330" w:type="dxa"/>
            <w:hideMark/>
          </w:tcPr>
          <w:p w14:paraId="2C054933" w14:textId="33EBEDE1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3B09EF">
              <w:t>Coordinates Method</w:t>
            </w:r>
          </w:p>
          <w:p w14:paraId="68E1CF1D" w14:textId="77777777" w:rsidR="00A842AC" w:rsidRPr="007A3A64" w:rsidRDefault="00E905BE" w:rsidP="003B6BDF">
            <w:pPr>
              <w:pStyle w:val="TableBody"/>
              <w:spacing w:beforeLines="20" w:before="48" w:afterLines="20" w:after="48"/>
            </w:pPr>
            <w:r w:rsidRPr="00034174">
              <w:rPr>
                <w:b/>
                <w:bCs/>
              </w:rPr>
              <w:t>List of Options</w:t>
            </w:r>
            <w:r w:rsidRPr="007A3A64">
              <w:t>:</w:t>
            </w:r>
          </w:p>
          <w:p w14:paraId="694463BC" w14:textId="6321D201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Surveyed</w:t>
            </w:r>
          </w:p>
          <w:p w14:paraId="7FB312B6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USGS quad</w:t>
            </w:r>
          </w:p>
          <w:p w14:paraId="13E1D425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GPS</w:t>
            </w:r>
          </w:p>
          <w:p w14:paraId="59944504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GPS with WAAS</w:t>
            </w:r>
          </w:p>
          <w:p w14:paraId="28287F6C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Digital aerial photo</w:t>
            </w:r>
          </w:p>
          <w:p w14:paraId="34AD2B53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Unknown</w:t>
            </w:r>
          </w:p>
          <w:p w14:paraId="7263E7DD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Other</w:t>
            </w:r>
          </w:p>
        </w:tc>
        <w:tc>
          <w:tcPr>
            <w:tcW w:w="2129" w:type="dxa"/>
            <w:hideMark/>
          </w:tcPr>
          <w:p w14:paraId="00E742E4" w14:textId="67298CE2" w:rsidR="00A842AC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3B09EF">
              <w:t>Coordinates Method</w:t>
            </w:r>
          </w:p>
          <w:p w14:paraId="600B6577" w14:textId="39D37975" w:rsidR="00E905BE" w:rsidRPr="007A3A64" w:rsidRDefault="00E905BE" w:rsidP="003B6BDF">
            <w:pPr>
              <w:pStyle w:val="TableBody"/>
              <w:spacing w:beforeLines="20" w:before="48" w:afterLines="20" w:after="48"/>
            </w:pPr>
            <w:r w:rsidRPr="00034174">
              <w:rPr>
                <w:b/>
                <w:bCs/>
              </w:rPr>
              <w:t>List of Options</w:t>
            </w:r>
            <w:r w:rsidRPr="007A3A64">
              <w:t>:</w:t>
            </w:r>
          </w:p>
          <w:p w14:paraId="3040634B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Surveyed</w:t>
            </w:r>
          </w:p>
          <w:p w14:paraId="312DFEA7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USGS quad</w:t>
            </w:r>
          </w:p>
          <w:p w14:paraId="4C8F0E4E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GPS</w:t>
            </w:r>
          </w:p>
          <w:p w14:paraId="2724A4AC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GPS with WAAS</w:t>
            </w:r>
          </w:p>
          <w:p w14:paraId="43CE2843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Digital aerial photo</w:t>
            </w:r>
          </w:p>
          <w:p w14:paraId="56EB5AA5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Unknown</w:t>
            </w:r>
          </w:p>
          <w:p w14:paraId="1E0150A6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Other</w:t>
            </w:r>
          </w:p>
        </w:tc>
        <w:tc>
          <w:tcPr>
            <w:tcW w:w="3246" w:type="dxa"/>
            <w:hideMark/>
          </w:tcPr>
          <w:p w14:paraId="09B5771A" w14:textId="7890C8AF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>Attribute:</w:t>
            </w:r>
            <w:r w:rsidRPr="0025437B">
              <w:t xml:space="preserve"> </w:t>
            </w:r>
            <w:r w:rsidR="00E905BE" w:rsidRPr="0025437B">
              <w:t>XY_METHOD</w:t>
            </w:r>
          </w:p>
          <w:p w14:paraId="337FA894" w14:textId="11A6D965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code representing the survey method by which the latitude/longitude measurements were collected</w:t>
            </w:r>
            <w:r w:rsidR="00E905BE">
              <w:t>.</w:t>
            </w:r>
          </w:p>
        </w:tc>
        <w:tc>
          <w:tcPr>
            <w:tcW w:w="3600" w:type="dxa"/>
            <w:hideMark/>
          </w:tcPr>
          <w:p w14:paraId="0310AD54" w14:textId="656FDA22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Latitude and Longitude Method</w:t>
            </w:r>
          </w:p>
          <w:p w14:paraId="4372F90D" w14:textId="16144E68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C</w:t>
            </w:r>
            <w:r w:rsidR="00E905BE" w:rsidRPr="003B09EF">
              <w:t>ode best describing the method used to determine latitude and longitude</w:t>
            </w:r>
            <w:r w:rsidR="00E905BE">
              <w:t>.</w:t>
            </w:r>
          </w:p>
        </w:tc>
        <w:tc>
          <w:tcPr>
            <w:tcW w:w="2016" w:type="dxa"/>
            <w:hideMark/>
          </w:tcPr>
          <w:p w14:paraId="2CC945E9" w14:textId="24109A04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53BB86DF" w14:textId="4E37214D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>Method of Determination L</w:t>
            </w:r>
            <w:ins w:id="44" w:author="Author">
              <w:r w:rsidR="00BE0677">
                <w:rPr>
                  <w:rFonts w:asciiTheme="minorHAnsi" w:hAnsiTheme="minorHAnsi" w:cstheme="minorHAnsi"/>
                </w:rPr>
                <w:t xml:space="preserve">atitude and </w:t>
              </w:r>
            </w:ins>
            <w:r w:rsidR="00E905BE" w:rsidRPr="0025437B">
              <w:rPr>
                <w:rFonts w:asciiTheme="minorHAnsi" w:hAnsiTheme="minorHAnsi" w:cstheme="minorHAnsi"/>
              </w:rPr>
              <w:t>L</w:t>
            </w:r>
            <w:ins w:id="45" w:author="Author">
              <w:r w:rsidR="00BE0677">
                <w:rPr>
                  <w:rFonts w:asciiTheme="minorHAnsi" w:hAnsiTheme="minorHAnsi" w:cstheme="minorHAnsi"/>
                </w:rPr>
                <w:t>ongitude</w:t>
              </w:r>
            </w:ins>
            <w:r w:rsidR="00E905BE" w:rsidRPr="0025437B">
              <w:rPr>
                <w:rFonts w:asciiTheme="minorHAnsi" w:hAnsiTheme="minorHAnsi" w:cstheme="minorHAnsi"/>
              </w:rPr>
              <w:t xml:space="preserve"> </w:t>
            </w:r>
          </w:p>
          <w:p w14:paraId="7A4E2F2B" w14:textId="5C31F5C6" w:rsidR="00E905BE" w:rsidRPr="00582686" w:rsidRDefault="00457C3B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Method used to determine horizontal coordinates.</w:t>
            </w:r>
          </w:p>
        </w:tc>
      </w:tr>
      <w:tr w:rsidR="00E905BE" w:rsidRPr="003B09EF" w14:paraId="00FA0985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26DE8FF8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Coordinates Accuracy</w:t>
            </w:r>
          </w:p>
        </w:tc>
        <w:tc>
          <w:tcPr>
            <w:tcW w:w="3763" w:type="dxa"/>
            <w:hideMark/>
          </w:tcPr>
          <w:p w14:paraId="264E986E" w14:textId="0F102E3C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Coordinates Accuracy</w:t>
            </w:r>
          </w:p>
          <w:p w14:paraId="4345D823" w14:textId="303A75F9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Accuracy of well location latitude and longitude measurements.</w:t>
            </w:r>
          </w:p>
        </w:tc>
        <w:tc>
          <w:tcPr>
            <w:tcW w:w="2330" w:type="dxa"/>
            <w:hideMark/>
          </w:tcPr>
          <w:p w14:paraId="20852CD2" w14:textId="56A6063E" w:rsidR="00A842AC" w:rsidRDefault="00EE3EFA" w:rsidP="003B6BDF">
            <w:pPr>
              <w:pStyle w:val="TableBody"/>
              <w:spacing w:beforeLines="20" w:before="48" w:afterLines="20" w:after="48"/>
            </w:pPr>
            <w:ins w:id="46" w:author="Author">
              <w:r w:rsidRPr="00EE3EFA">
                <w:rPr>
                  <w:b/>
                  <w:bCs/>
                </w:rPr>
                <w:t>Attribute</w:t>
              </w:r>
              <w:r>
                <w:t xml:space="preserve">: </w:t>
              </w:r>
            </w:ins>
            <w:r w:rsidR="00E905BE" w:rsidRPr="003B09EF">
              <w:t>Coordinates Accuracy</w:t>
            </w:r>
          </w:p>
          <w:p w14:paraId="3EEE02EE" w14:textId="42FDDFF2" w:rsidR="00E905BE" w:rsidRPr="0025437B" w:rsidRDefault="00E905BE" w:rsidP="003B6BDF">
            <w:pPr>
              <w:pStyle w:val="TableBody"/>
              <w:spacing w:beforeLines="20" w:before="48" w:afterLines="20" w:after="48"/>
            </w:pPr>
            <w:r w:rsidRPr="00EE3EFA">
              <w:rPr>
                <w:b/>
                <w:bCs/>
              </w:rPr>
              <w:t>List of Options</w:t>
            </w:r>
            <w:r w:rsidRPr="0025437B">
              <w:t>:</w:t>
            </w:r>
          </w:p>
          <w:p w14:paraId="4BF34C29" w14:textId="58B61749" w:rsidR="00E905BE" w:rsidRPr="003B09EF" w:rsidRDefault="00E905BE" w:rsidP="003B6BDF">
            <w:pPr>
              <w:pStyle w:val="TableBullet"/>
              <w:spacing w:beforeLines="20" w:before="48" w:afterLines="20" w:after="48"/>
              <w:rPr>
                <w:del w:id="47" w:author="Author"/>
              </w:rPr>
            </w:pPr>
            <w:del w:id="48" w:author="Author">
              <w:r w:rsidRPr="003B09EF">
                <w:delText>0.1</w:delText>
              </w:r>
              <w:r>
                <w:delText xml:space="preserve"> foot</w:delText>
              </w:r>
            </w:del>
          </w:p>
          <w:p w14:paraId="4FBDA9B8" w14:textId="3C2C2F62" w:rsidR="00E905BE" w:rsidRPr="003B09EF" w:rsidRDefault="00E905BE" w:rsidP="003B6BDF">
            <w:pPr>
              <w:pStyle w:val="TableBullet"/>
              <w:spacing w:beforeLines="20" w:before="48" w:afterLines="20" w:after="48"/>
              <w:rPr>
                <w:del w:id="49" w:author="Author"/>
              </w:rPr>
            </w:pPr>
            <w:del w:id="50" w:author="Author">
              <w:r w:rsidRPr="003B09EF">
                <w:delText>2.5</w:delText>
              </w:r>
              <w:r>
                <w:delText xml:space="preserve"> feet</w:delText>
              </w:r>
            </w:del>
          </w:p>
          <w:p w14:paraId="3A24D61B" w14:textId="79A76368" w:rsidR="00E905BE" w:rsidRPr="003B09EF" w:rsidRDefault="00E905BE" w:rsidP="003B6BDF">
            <w:pPr>
              <w:pStyle w:val="TableBullet"/>
              <w:spacing w:beforeLines="20" w:before="48" w:afterLines="20" w:after="48"/>
              <w:rPr>
                <w:del w:id="51" w:author="Author"/>
              </w:rPr>
            </w:pPr>
            <w:del w:id="52" w:author="Author">
              <w:r w:rsidRPr="003B09EF">
                <w:delText>5</w:delText>
              </w:r>
              <w:r>
                <w:delText xml:space="preserve"> feet</w:delText>
              </w:r>
            </w:del>
          </w:p>
          <w:p w14:paraId="3236909E" w14:textId="29AC207C" w:rsidR="00E905BE" w:rsidRPr="003B09EF" w:rsidRDefault="00E905BE" w:rsidP="003B6BDF">
            <w:pPr>
              <w:pStyle w:val="TableBullet"/>
              <w:spacing w:beforeLines="20" w:before="48" w:afterLines="20" w:after="48"/>
              <w:rPr>
                <w:del w:id="53" w:author="Author"/>
              </w:rPr>
            </w:pPr>
            <w:del w:id="54" w:author="Author">
              <w:r w:rsidRPr="003B09EF">
                <w:delText>10</w:delText>
              </w:r>
              <w:r>
                <w:delText xml:space="preserve"> feet</w:delText>
              </w:r>
            </w:del>
          </w:p>
          <w:p w14:paraId="7256C9D3" w14:textId="472100C6" w:rsidR="00E905BE" w:rsidRPr="003B09EF" w:rsidRDefault="00E905BE" w:rsidP="003B6BDF">
            <w:pPr>
              <w:pStyle w:val="TableBullet"/>
              <w:spacing w:beforeLines="20" w:before="48" w:afterLines="20" w:after="48"/>
              <w:rPr>
                <w:del w:id="55" w:author="Author"/>
              </w:rPr>
            </w:pPr>
            <w:del w:id="56" w:author="Author">
              <w:r w:rsidRPr="003B09EF">
                <w:delText>20</w:delText>
              </w:r>
              <w:r>
                <w:delText xml:space="preserve"> feet</w:delText>
              </w:r>
            </w:del>
          </w:p>
          <w:p w14:paraId="068987FC" w14:textId="7D975B81" w:rsidR="00E905BE" w:rsidRPr="003B09EF" w:rsidRDefault="00E905BE" w:rsidP="003B6BDF">
            <w:pPr>
              <w:pStyle w:val="TableBullet"/>
              <w:spacing w:beforeLines="20" w:before="48" w:afterLines="20" w:after="48"/>
              <w:rPr>
                <w:del w:id="57" w:author="Author"/>
              </w:rPr>
            </w:pPr>
            <w:del w:id="58" w:author="Author">
              <w:r w:rsidRPr="003B09EF">
                <w:delText>50</w:delText>
              </w:r>
              <w:r>
                <w:delText xml:space="preserve"> feet</w:delText>
              </w:r>
            </w:del>
          </w:p>
          <w:p w14:paraId="0D410ECA" w14:textId="79F181F3" w:rsidR="00E905BE" w:rsidRDefault="00E905BE" w:rsidP="003B6BDF">
            <w:pPr>
              <w:pStyle w:val="TableBullet"/>
              <w:spacing w:beforeLines="20" w:before="48" w:afterLines="20" w:after="48"/>
              <w:rPr>
                <w:ins w:id="59" w:author="Author"/>
              </w:rPr>
            </w:pPr>
            <w:del w:id="60" w:author="Author">
              <w:r w:rsidDel="00E905BE">
                <w:delText>&gt; 50 feet</w:delText>
              </w:r>
            </w:del>
            <w:ins w:id="61" w:author="Author">
              <w:r w:rsidR="2BA01FFF">
                <w:t>1 foot</w:t>
              </w:r>
            </w:ins>
          </w:p>
          <w:p w14:paraId="390F7BCD" w14:textId="3CA45CEF" w:rsidR="2BA01FFF" w:rsidRDefault="2BA01FFF">
            <w:pPr>
              <w:pStyle w:val="TableBullet"/>
              <w:spacing w:beforeLines="20" w:before="48" w:afterLines="20" w:after="48"/>
              <w:rPr>
                <w:ins w:id="62" w:author="Author"/>
                <w:szCs w:val="22"/>
              </w:rPr>
              <w:pPrChange w:id="63" w:author="Author">
                <w:pPr>
                  <w:pStyle w:val="TableBullet"/>
                  <w:numPr>
                    <w:numId w:val="0"/>
                  </w:numPr>
                  <w:spacing w:before="20" w:after="20"/>
                  <w:ind w:left="0" w:firstLine="0"/>
                  <w:contextualSpacing/>
                </w:pPr>
              </w:pPrChange>
            </w:pPr>
            <w:ins w:id="64" w:author="Author">
              <w:r>
                <w:t>10 feet</w:t>
              </w:r>
            </w:ins>
          </w:p>
          <w:p w14:paraId="2CD18BA7" w14:textId="4E44A6B7" w:rsidR="2BA01FFF" w:rsidRDefault="2BA01FFF">
            <w:pPr>
              <w:pStyle w:val="TableBullet"/>
              <w:spacing w:beforeLines="20" w:before="48" w:afterLines="20" w:after="48"/>
              <w:rPr>
                <w:ins w:id="65" w:author="Author"/>
                <w:szCs w:val="22"/>
              </w:rPr>
              <w:pPrChange w:id="66" w:author="Author">
                <w:pPr>
                  <w:pStyle w:val="TableBullet"/>
                  <w:numPr>
                    <w:numId w:val="0"/>
                  </w:numPr>
                  <w:spacing w:before="20" w:after="20"/>
                  <w:ind w:left="0" w:firstLine="0"/>
                  <w:contextualSpacing/>
                </w:pPr>
              </w:pPrChange>
            </w:pPr>
            <w:ins w:id="67" w:author="Author">
              <w:r>
                <w:t>30 feet</w:t>
              </w:r>
            </w:ins>
          </w:p>
          <w:p w14:paraId="2899D5E3" w14:textId="6E09112D" w:rsidR="2BA01FFF" w:rsidRDefault="2BA01FFF">
            <w:pPr>
              <w:pStyle w:val="TableBullet"/>
              <w:spacing w:beforeLines="20" w:before="48" w:afterLines="20" w:after="48"/>
              <w:rPr>
                <w:ins w:id="68" w:author="Author"/>
                <w:szCs w:val="22"/>
              </w:rPr>
              <w:pPrChange w:id="69" w:author="Author">
                <w:pPr>
                  <w:pStyle w:val="TableBullet"/>
                  <w:numPr>
                    <w:numId w:val="0"/>
                  </w:numPr>
                  <w:spacing w:before="20" w:after="20"/>
                  <w:ind w:left="0" w:firstLine="0"/>
                  <w:contextualSpacing/>
                </w:pPr>
              </w:pPrChange>
            </w:pPr>
            <w:ins w:id="70" w:author="Author">
              <w:r>
                <w:t>75 feet</w:t>
              </w:r>
            </w:ins>
          </w:p>
          <w:p w14:paraId="75ED9556" w14:textId="6DA0E2D8" w:rsidR="2BA01FFF" w:rsidRDefault="2BA01FFF">
            <w:pPr>
              <w:pStyle w:val="TableBullet"/>
              <w:spacing w:beforeLines="20" w:before="48" w:afterLines="20" w:after="48"/>
              <w:rPr>
                <w:szCs w:val="22"/>
              </w:rPr>
              <w:pPrChange w:id="71" w:author="Author">
                <w:pPr>
                  <w:pStyle w:val="TableBullet"/>
                  <w:numPr>
                    <w:numId w:val="0"/>
                  </w:numPr>
                  <w:spacing w:before="20" w:after="20"/>
                  <w:ind w:left="0" w:firstLine="0"/>
                  <w:contextualSpacing/>
                </w:pPr>
              </w:pPrChange>
            </w:pPr>
            <w:ins w:id="72" w:author="Author">
              <w:r>
                <w:t>150 feet</w:t>
              </w:r>
            </w:ins>
          </w:p>
          <w:p w14:paraId="5EF4E35E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Unknown</w:t>
            </w:r>
          </w:p>
        </w:tc>
        <w:tc>
          <w:tcPr>
            <w:tcW w:w="2129" w:type="dxa"/>
            <w:hideMark/>
          </w:tcPr>
          <w:p w14:paraId="73C36556" w14:textId="461C5B19" w:rsidR="00E905BE" w:rsidRPr="003B09EF" w:rsidRDefault="00EE3EFA" w:rsidP="003B6BDF">
            <w:pPr>
              <w:pStyle w:val="TableBody"/>
              <w:spacing w:beforeLines="20" w:before="48" w:afterLines="20" w:after="48"/>
            </w:pPr>
            <w:ins w:id="73" w:author="Author">
              <w:r w:rsidRPr="00EE3EFA">
                <w:rPr>
                  <w:b/>
                  <w:bCs/>
                </w:rPr>
                <w:t>Attribute</w:t>
              </w:r>
              <w:r>
                <w:t xml:space="preserve">: </w:t>
              </w:r>
            </w:ins>
            <w:r w:rsidR="00E905BE" w:rsidRPr="003B09EF">
              <w:t>Coordinates Accuracy</w:t>
            </w:r>
          </w:p>
          <w:p w14:paraId="4AFF18EC" w14:textId="77777777" w:rsidR="00E905BE" w:rsidRPr="0025437B" w:rsidRDefault="00E905BE" w:rsidP="003B6BDF">
            <w:pPr>
              <w:pStyle w:val="TableBody"/>
              <w:spacing w:beforeLines="20" w:before="48" w:afterLines="20" w:after="48"/>
            </w:pPr>
            <w:r w:rsidRPr="00EE3EFA">
              <w:rPr>
                <w:b/>
                <w:bCs/>
              </w:rPr>
              <w:t>List of Options</w:t>
            </w:r>
            <w:r w:rsidRPr="0025437B">
              <w:t>:</w:t>
            </w:r>
          </w:p>
          <w:p w14:paraId="376C0215" w14:textId="36ED6D8D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1</w:t>
            </w:r>
            <w:r>
              <w:t xml:space="preserve"> foot</w:t>
            </w:r>
          </w:p>
          <w:p w14:paraId="4598AC21" w14:textId="3CA45CEF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10</w:t>
            </w:r>
            <w:r>
              <w:t xml:space="preserve"> feet</w:t>
            </w:r>
          </w:p>
          <w:p w14:paraId="0D10594A" w14:textId="4E44A6B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30</w:t>
            </w:r>
            <w:r>
              <w:t xml:space="preserve"> feet</w:t>
            </w:r>
          </w:p>
          <w:p w14:paraId="473E238E" w14:textId="6E09112D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75</w:t>
            </w:r>
            <w:r>
              <w:t xml:space="preserve"> feet</w:t>
            </w:r>
          </w:p>
          <w:p w14:paraId="35E6D6DA" w14:textId="237B456D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150</w:t>
            </w:r>
            <w:r>
              <w:t xml:space="preserve"> feet</w:t>
            </w:r>
          </w:p>
          <w:p w14:paraId="73CD41FC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Unknown</w:t>
            </w:r>
          </w:p>
        </w:tc>
        <w:tc>
          <w:tcPr>
            <w:tcW w:w="3246" w:type="dxa"/>
            <w:hideMark/>
          </w:tcPr>
          <w:p w14:paraId="5A31A21B" w14:textId="7ACA6C24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XY_ACC_VAL</w:t>
            </w:r>
          </w:p>
          <w:p w14:paraId="246943C1" w14:textId="3D24BC47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accuracy range (+/-) of the latitude and longitude reported in centimeters at a 95% confidence interval</w:t>
            </w:r>
            <w:r w:rsidR="00E905BE">
              <w:t>.</w:t>
            </w:r>
          </w:p>
        </w:tc>
        <w:tc>
          <w:tcPr>
            <w:tcW w:w="3600" w:type="dxa"/>
            <w:hideMark/>
          </w:tcPr>
          <w:p w14:paraId="29112CD6" w14:textId="42A391B2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Latitude and Longitude Accuracy</w:t>
            </w:r>
          </w:p>
          <w:p w14:paraId="75590978" w14:textId="12F1D048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code that best describes the accuracy of the latitude and longitude</w:t>
            </w:r>
            <w:r w:rsidR="00E905BE">
              <w:t>.</w:t>
            </w:r>
          </w:p>
        </w:tc>
        <w:tc>
          <w:tcPr>
            <w:tcW w:w="2016" w:type="dxa"/>
            <w:hideMark/>
          </w:tcPr>
          <w:p w14:paraId="73CD2FEF" w14:textId="1A0B09DE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648FA276" w14:textId="026D8025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>L</w:t>
            </w:r>
            <w:ins w:id="74" w:author="Author">
              <w:r w:rsidR="00BE0677">
                <w:rPr>
                  <w:rFonts w:asciiTheme="minorHAnsi" w:hAnsiTheme="minorHAnsi" w:cstheme="minorHAnsi"/>
                </w:rPr>
                <w:t xml:space="preserve">atitude and </w:t>
              </w:r>
            </w:ins>
            <w:r w:rsidR="00E905BE" w:rsidRPr="0025437B">
              <w:rPr>
                <w:rFonts w:asciiTheme="minorHAnsi" w:hAnsiTheme="minorHAnsi" w:cstheme="minorHAnsi"/>
              </w:rPr>
              <w:t>L</w:t>
            </w:r>
            <w:ins w:id="75" w:author="Author">
              <w:r w:rsidR="00BE0677">
                <w:rPr>
                  <w:rFonts w:asciiTheme="minorHAnsi" w:hAnsiTheme="minorHAnsi" w:cstheme="minorHAnsi"/>
                </w:rPr>
                <w:t>ongitude</w:t>
              </w:r>
            </w:ins>
            <w:r w:rsidR="00E905BE" w:rsidRPr="0025437B">
              <w:rPr>
                <w:rFonts w:asciiTheme="minorHAnsi" w:hAnsiTheme="minorHAnsi" w:cstheme="minorHAnsi"/>
              </w:rPr>
              <w:t xml:space="preserve"> Accuracy</w:t>
            </w:r>
          </w:p>
          <w:p w14:paraId="6270159D" w14:textId="75587FA0" w:rsidR="00E905BE" w:rsidRPr="00582686" w:rsidRDefault="00457C3B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Accuracy of horizontal coordinates.</w:t>
            </w:r>
          </w:p>
        </w:tc>
      </w:tr>
      <w:tr w:rsidR="00E905BE" w:rsidRPr="003B09EF" w14:paraId="44CF8173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134BF2DC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Coordinates Surveyor</w:t>
            </w:r>
          </w:p>
        </w:tc>
        <w:tc>
          <w:tcPr>
            <w:tcW w:w="3763" w:type="dxa"/>
            <w:hideMark/>
          </w:tcPr>
          <w:p w14:paraId="63C6F681" w14:textId="2F0B3626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Coordinates Surveyor</w:t>
            </w:r>
          </w:p>
          <w:p w14:paraId="63B09699" w14:textId="62EBAECB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full names of the organization and surveyor who collected the latitude/longitude coordinates</w:t>
            </w:r>
            <w:r w:rsidR="00E905BE">
              <w:t>.</w:t>
            </w:r>
          </w:p>
        </w:tc>
        <w:tc>
          <w:tcPr>
            <w:tcW w:w="2330" w:type="dxa"/>
            <w:hideMark/>
          </w:tcPr>
          <w:p w14:paraId="6EC9D48C" w14:textId="22F52A89" w:rsidR="00E905BE" w:rsidRDefault="00E905BE" w:rsidP="003B6BDF">
            <w:pPr>
              <w:pStyle w:val="TableBody"/>
              <w:spacing w:beforeLines="20" w:before="48" w:afterLines="20" w:after="48"/>
              <w:rPr>
                <w:ins w:id="76" w:author="Author"/>
              </w:rPr>
            </w:pPr>
            <w:del w:id="77" w:author="Author">
              <w:r w:rsidDel="005C6064">
                <w:delText>Not reported.</w:delText>
              </w:r>
            </w:del>
            <w:ins w:id="78" w:author="Author">
              <w:r w:rsidR="005C6064" w:rsidRPr="005C6064">
                <w:rPr>
                  <w:b/>
                  <w:bCs/>
                </w:rPr>
                <w:t>Attribute:</w:t>
              </w:r>
              <w:r w:rsidR="005C6064">
                <w:rPr>
                  <w:b/>
                  <w:bCs/>
                </w:rPr>
                <w:t xml:space="preserve"> </w:t>
              </w:r>
              <w:r w:rsidR="005C6064" w:rsidRPr="005C6064">
                <w:t>Survey</w:t>
              </w:r>
              <w:r w:rsidR="005C6064">
                <w:t xml:space="preserve"> Organization</w:t>
              </w:r>
            </w:ins>
          </w:p>
          <w:p w14:paraId="088E452A" w14:textId="458581C2" w:rsidR="005C6064" w:rsidRPr="007F1B44" w:rsidRDefault="005C6064" w:rsidP="003B6BDF">
            <w:pPr>
              <w:pStyle w:val="TableBody"/>
              <w:spacing w:beforeLines="20" w:before="48" w:afterLines="20" w:after="48"/>
            </w:pPr>
            <w:ins w:id="79" w:author="Author">
              <w:r w:rsidRPr="005C6064">
                <w:rPr>
                  <w:b/>
                  <w:bCs/>
                </w:rPr>
                <w:t>Definition:</w:t>
              </w:r>
              <w:r w:rsidR="007F1B44">
                <w:rPr>
                  <w:b/>
                  <w:bCs/>
                </w:rPr>
                <w:t xml:space="preserve"> </w:t>
              </w:r>
              <w:r w:rsidR="007F1B44">
                <w:t>The organization that completed the Survey.</w:t>
              </w:r>
            </w:ins>
          </w:p>
        </w:tc>
        <w:tc>
          <w:tcPr>
            <w:tcW w:w="2129" w:type="dxa"/>
            <w:hideMark/>
          </w:tcPr>
          <w:p w14:paraId="21B91E90" w14:textId="77777777" w:rsidR="00912D9B" w:rsidRDefault="00912D9B" w:rsidP="003B6BDF">
            <w:pPr>
              <w:pStyle w:val="TableBody"/>
              <w:spacing w:beforeLines="20" w:before="48" w:afterLines="20" w:after="48"/>
              <w:rPr>
                <w:ins w:id="80" w:author="Author"/>
              </w:rPr>
            </w:pPr>
            <w:ins w:id="81" w:author="Author">
              <w:r w:rsidRPr="005C6064">
                <w:rPr>
                  <w:b/>
                  <w:bCs/>
                </w:rPr>
                <w:t>Attribute:</w:t>
              </w:r>
              <w:r>
                <w:rPr>
                  <w:b/>
                  <w:bCs/>
                </w:rPr>
                <w:t xml:space="preserve"> </w:t>
              </w:r>
              <w:r w:rsidRPr="005C6064">
                <w:t>Survey</w:t>
              </w:r>
              <w:r>
                <w:t xml:space="preserve"> Organization</w:t>
              </w:r>
            </w:ins>
          </w:p>
          <w:p w14:paraId="55000252" w14:textId="55D63894" w:rsidR="00E905BE" w:rsidRPr="003B09EF" w:rsidRDefault="00912D9B" w:rsidP="003B6BDF">
            <w:pPr>
              <w:pStyle w:val="TableBody"/>
              <w:spacing w:beforeLines="20" w:before="48" w:afterLines="20" w:after="48"/>
            </w:pPr>
            <w:ins w:id="82" w:author="Author">
              <w:r w:rsidRPr="005C6064">
                <w:rPr>
                  <w:b/>
                  <w:bCs/>
                </w:rPr>
                <w:t>Definition:</w:t>
              </w:r>
              <w:r>
                <w:rPr>
                  <w:b/>
                  <w:bCs/>
                </w:rPr>
                <w:t xml:space="preserve"> </w:t>
              </w:r>
              <w:r>
                <w:t>The organization that completed the Survey.</w:t>
              </w:r>
            </w:ins>
            <w:del w:id="83" w:author="Author">
              <w:r w:rsidR="00E905BE" w:rsidDel="00912D9B">
                <w:delText>Not reported.</w:delText>
              </w:r>
            </w:del>
          </w:p>
        </w:tc>
        <w:tc>
          <w:tcPr>
            <w:tcW w:w="3246" w:type="dxa"/>
            <w:hideMark/>
          </w:tcPr>
          <w:p w14:paraId="0CF8A94F" w14:textId="19E52D05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XY_SURVEY_ORG</w:t>
            </w:r>
          </w:p>
          <w:p w14:paraId="7C65E81D" w14:textId="3A83E523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name of the organization who collected the latitude/longitude coordinates</w:t>
            </w:r>
            <w:r w:rsidR="00E905BE">
              <w:t>.</w:t>
            </w:r>
          </w:p>
        </w:tc>
        <w:tc>
          <w:tcPr>
            <w:tcW w:w="3600" w:type="dxa"/>
            <w:hideMark/>
          </w:tcPr>
          <w:p w14:paraId="6C86A90D" w14:textId="4A1C5238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  <w:hideMark/>
          </w:tcPr>
          <w:p w14:paraId="05105621" w14:textId="3B8B093B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5EC4F3F2" w14:textId="5FEE02EF" w:rsidR="00E905BE" w:rsidRPr="00582686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D650C3" w:rsidRPr="003B09EF" w14:paraId="25982CEA" w14:textId="77777777" w:rsidTr="00471DCF">
        <w:trPr>
          <w:cantSplit/>
          <w:trHeight w:val="20"/>
          <w:ins w:id="84" w:author="Author"/>
        </w:trPr>
        <w:tc>
          <w:tcPr>
            <w:tcW w:w="1788" w:type="dxa"/>
            <w:noWrap/>
          </w:tcPr>
          <w:p w14:paraId="42438D79" w14:textId="485283D2" w:rsidR="00D650C3" w:rsidRPr="00426E8F" w:rsidRDefault="00D650C3" w:rsidP="003B6BDF">
            <w:pPr>
              <w:pStyle w:val="TableBody"/>
              <w:spacing w:beforeLines="20" w:before="48" w:afterLines="20" w:after="48"/>
              <w:rPr>
                <w:ins w:id="85" w:author="Author"/>
                <w:b/>
                <w:bCs/>
              </w:rPr>
            </w:pPr>
            <w:ins w:id="86" w:author="Author">
              <w:r w:rsidRPr="00426E8F">
                <w:rPr>
                  <w:b/>
                  <w:bCs/>
                </w:rPr>
                <w:lastRenderedPageBreak/>
                <w:t>Survey Type</w:t>
              </w:r>
            </w:ins>
          </w:p>
        </w:tc>
        <w:tc>
          <w:tcPr>
            <w:tcW w:w="3763" w:type="dxa"/>
          </w:tcPr>
          <w:p w14:paraId="2C8B6F90" w14:textId="77777777" w:rsidR="00B35E45" w:rsidRDefault="00B35E45" w:rsidP="003B6BDF">
            <w:pPr>
              <w:pStyle w:val="TableBody"/>
              <w:spacing w:beforeLines="20" w:before="48" w:afterLines="20" w:after="48"/>
              <w:rPr>
                <w:ins w:id="87" w:author="Author"/>
                <w:b/>
                <w:bCs/>
              </w:rPr>
            </w:pPr>
            <w:ins w:id="88" w:author="Author">
              <w:r>
                <w:rPr>
                  <w:b/>
                  <w:bCs/>
                </w:rPr>
                <w:t xml:space="preserve">Attribute: </w:t>
              </w:r>
              <w:r w:rsidRPr="00447688">
                <w:t>Sur</w:t>
              </w:r>
              <w:r>
                <w:t>vey Type</w:t>
              </w:r>
            </w:ins>
          </w:p>
          <w:p w14:paraId="7C43B349" w14:textId="77777777" w:rsidR="00B35E45" w:rsidRPr="00CF3CF8" w:rsidRDefault="00B35E45" w:rsidP="003B6BDF">
            <w:pPr>
              <w:pStyle w:val="TableBody"/>
              <w:spacing w:beforeLines="20" w:before="48" w:afterLines="20" w:after="48"/>
              <w:rPr>
                <w:ins w:id="89" w:author="Author"/>
              </w:rPr>
            </w:pPr>
            <w:ins w:id="90" w:author="Author">
              <w:r>
                <w:rPr>
                  <w:b/>
                  <w:bCs/>
                </w:rPr>
                <w:t xml:space="preserve">Definition: </w:t>
              </w:r>
              <w:r w:rsidRPr="00D22583">
                <w:t xml:space="preserve">The general description for the </w:t>
              </w:r>
              <w:r w:rsidRPr="009C4E99">
                <w:t>Survey. The initial Survey</w:t>
              </w:r>
              <w:r>
                <w:t xml:space="preserve"> associated with</w:t>
              </w:r>
              <w:r w:rsidRPr="00CF3CF8">
                <w:t xml:space="preserve"> a new well is always labeled Initial Elevation.</w:t>
              </w:r>
            </w:ins>
          </w:p>
          <w:p w14:paraId="4C41FEC4" w14:textId="77777777" w:rsidR="00B35E45" w:rsidRPr="00CF3CF8" w:rsidRDefault="00B35E45" w:rsidP="003B6BDF">
            <w:pPr>
              <w:pStyle w:val="TableBody"/>
              <w:spacing w:beforeLines="20" w:before="48" w:afterLines="20" w:after="48"/>
              <w:rPr>
                <w:ins w:id="91" w:author="Author"/>
              </w:rPr>
            </w:pPr>
            <w:ins w:id="92" w:author="Author">
              <w:r w:rsidRPr="000655BF">
                <w:rPr>
                  <w:b/>
                  <w:bCs/>
                </w:rPr>
                <w:t>List of options</w:t>
              </w:r>
              <w:r w:rsidRPr="00CF3CF8">
                <w:t>:</w:t>
              </w:r>
            </w:ins>
          </w:p>
          <w:p w14:paraId="1AD779CD" w14:textId="77777777" w:rsidR="00B35E45" w:rsidRDefault="00B35E45" w:rsidP="003B6BDF">
            <w:pPr>
              <w:pStyle w:val="TableBullet"/>
              <w:spacing w:beforeLines="20" w:before="48" w:afterLines="20" w:after="48"/>
              <w:rPr>
                <w:ins w:id="93" w:author="Author"/>
              </w:rPr>
            </w:pPr>
            <w:ins w:id="94" w:author="Author">
              <w:r>
                <w:t>Initial Elevation</w:t>
              </w:r>
            </w:ins>
          </w:p>
          <w:p w14:paraId="576863B8" w14:textId="77777777" w:rsidR="00B35E45" w:rsidRDefault="00B35E45" w:rsidP="003B6BDF">
            <w:pPr>
              <w:pStyle w:val="TableBullet"/>
              <w:spacing w:beforeLines="20" w:before="48" w:afterLines="20" w:after="48"/>
              <w:rPr>
                <w:ins w:id="95" w:author="Author"/>
              </w:rPr>
            </w:pPr>
            <w:ins w:id="96" w:author="Author">
              <w:r>
                <w:t>Increased Accuracy</w:t>
              </w:r>
            </w:ins>
          </w:p>
          <w:p w14:paraId="5AC6772A" w14:textId="7E182A90" w:rsidR="00B35E45" w:rsidRDefault="00B35E45" w:rsidP="003B6BDF">
            <w:pPr>
              <w:pStyle w:val="TableBullet"/>
              <w:spacing w:beforeLines="20" w:before="48" w:afterLines="20" w:after="48"/>
              <w:rPr>
                <w:ins w:id="97" w:author="Author"/>
              </w:rPr>
            </w:pPr>
            <w:ins w:id="98" w:author="Author">
              <w:del w:id="99" w:author="Author">
                <w:r w:rsidDel="00426E8F">
                  <w:delText>Reference Point Elevation (</w:delText>
                </w:r>
              </w:del>
              <w:r>
                <w:t>RPE</w:t>
              </w:r>
              <w:del w:id="100" w:author="Author">
                <w:r w:rsidDel="00426E8F">
                  <w:delText>)</w:delText>
                </w:r>
              </w:del>
              <w:r>
                <w:t xml:space="preserve"> Change</w:t>
              </w:r>
            </w:ins>
          </w:p>
          <w:p w14:paraId="34973ADE" w14:textId="0AD660A0" w:rsidR="00D650C3" w:rsidRDefault="00B35E45" w:rsidP="003B6BDF">
            <w:pPr>
              <w:pStyle w:val="TableBullet"/>
              <w:spacing w:beforeLines="20" w:before="48" w:afterLines="20" w:after="48"/>
              <w:rPr>
                <w:ins w:id="101" w:author="Author"/>
                <w:b/>
                <w:bCs/>
              </w:rPr>
            </w:pPr>
            <w:ins w:id="102" w:author="Author">
              <w:r>
                <w:t>Other</w:t>
              </w:r>
            </w:ins>
          </w:p>
        </w:tc>
        <w:tc>
          <w:tcPr>
            <w:tcW w:w="2330" w:type="dxa"/>
          </w:tcPr>
          <w:p w14:paraId="75290CE0" w14:textId="3FFA1920" w:rsidR="00447688" w:rsidRDefault="00447688" w:rsidP="003B6BDF">
            <w:pPr>
              <w:pStyle w:val="TableBody"/>
              <w:spacing w:beforeLines="20" w:before="48" w:afterLines="20" w:after="48"/>
              <w:rPr>
                <w:ins w:id="103" w:author="Author"/>
                <w:b/>
                <w:bCs/>
              </w:rPr>
            </w:pPr>
            <w:ins w:id="104" w:author="Author">
              <w:r>
                <w:rPr>
                  <w:b/>
                  <w:bCs/>
                </w:rPr>
                <w:t xml:space="preserve">Attribute: </w:t>
              </w:r>
              <w:r w:rsidRPr="00447688">
                <w:t>Sur</w:t>
              </w:r>
              <w:r>
                <w:t>vey Type</w:t>
              </w:r>
            </w:ins>
          </w:p>
          <w:p w14:paraId="4CDE7118" w14:textId="77777777" w:rsidR="00D650C3" w:rsidRDefault="00447688" w:rsidP="003B6BDF">
            <w:pPr>
              <w:pStyle w:val="TableBody"/>
              <w:spacing w:beforeLines="20" w:before="48" w:afterLines="20" w:after="48"/>
              <w:rPr>
                <w:ins w:id="105" w:author="Author"/>
              </w:rPr>
            </w:pPr>
            <w:ins w:id="106" w:author="Author">
              <w:r>
                <w:rPr>
                  <w:b/>
                  <w:bCs/>
                </w:rPr>
                <w:t xml:space="preserve">Definition: </w:t>
              </w:r>
              <w:r w:rsidRPr="00D22583">
                <w:t xml:space="preserve">The general description for the </w:t>
              </w:r>
              <w:r w:rsidRPr="009C4E99">
                <w:t xml:space="preserve">Survey. </w:t>
              </w:r>
              <w:r w:rsidR="009C4E99" w:rsidRPr="009C4E99">
                <w:t>The initial Survey</w:t>
              </w:r>
              <w:r w:rsidR="009C4E99">
                <w:t xml:space="preserve"> associated with a new well is always labeled Initial Elevation.</w:t>
              </w:r>
            </w:ins>
          </w:p>
          <w:p w14:paraId="047D046C" w14:textId="77777777" w:rsidR="009C4E99" w:rsidRDefault="009C4E99" w:rsidP="003B6BDF">
            <w:pPr>
              <w:pStyle w:val="TableBody"/>
              <w:spacing w:beforeLines="20" w:before="48" w:afterLines="20" w:after="48"/>
              <w:rPr>
                <w:ins w:id="107" w:author="Author"/>
              </w:rPr>
            </w:pPr>
            <w:ins w:id="108" w:author="Author">
              <w:r w:rsidRPr="000655BF">
                <w:rPr>
                  <w:b/>
                  <w:bCs/>
                </w:rPr>
                <w:t>List of options</w:t>
              </w:r>
              <w:r>
                <w:t>:</w:t>
              </w:r>
            </w:ins>
          </w:p>
          <w:p w14:paraId="00C26E8C" w14:textId="77777777" w:rsidR="009C4E99" w:rsidRPr="00CF3CF8" w:rsidRDefault="009C4E99" w:rsidP="003B6BDF">
            <w:pPr>
              <w:pStyle w:val="TableBullet"/>
              <w:spacing w:beforeLines="20" w:before="48" w:afterLines="20" w:after="48"/>
              <w:rPr>
                <w:ins w:id="109" w:author="Author"/>
              </w:rPr>
            </w:pPr>
            <w:ins w:id="110" w:author="Author">
              <w:r w:rsidRPr="00CF3CF8">
                <w:t>Initial Elevation</w:t>
              </w:r>
            </w:ins>
          </w:p>
          <w:p w14:paraId="759EA484" w14:textId="77777777" w:rsidR="009C4E99" w:rsidRPr="00CF3CF8" w:rsidRDefault="009C4E99" w:rsidP="003B6BDF">
            <w:pPr>
              <w:pStyle w:val="TableBullet"/>
              <w:spacing w:beforeLines="20" w:before="48" w:afterLines="20" w:after="48"/>
              <w:rPr>
                <w:ins w:id="111" w:author="Author"/>
              </w:rPr>
            </w:pPr>
            <w:ins w:id="112" w:author="Author">
              <w:r w:rsidRPr="00CF3CF8">
                <w:t>Increased Accuracy</w:t>
              </w:r>
            </w:ins>
          </w:p>
          <w:p w14:paraId="1F4E4D6F" w14:textId="10561560" w:rsidR="009C4E99" w:rsidRPr="00CF3CF8" w:rsidRDefault="009C4E99" w:rsidP="003B6BDF">
            <w:pPr>
              <w:pStyle w:val="TableBullet"/>
              <w:spacing w:beforeLines="20" w:before="48" w:afterLines="20" w:after="48"/>
              <w:rPr>
                <w:ins w:id="113" w:author="Author"/>
              </w:rPr>
            </w:pPr>
            <w:ins w:id="114" w:author="Author">
              <w:del w:id="115" w:author="Author">
                <w:r w:rsidRPr="00CF3CF8" w:rsidDel="00426E8F">
                  <w:delText>Reference Point Elevation (</w:delText>
                </w:r>
              </w:del>
              <w:r w:rsidRPr="00CF3CF8">
                <w:t>RPE</w:t>
              </w:r>
              <w:del w:id="116" w:author="Author">
                <w:r w:rsidRPr="00CF3CF8" w:rsidDel="00426E8F">
                  <w:delText>)</w:delText>
                </w:r>
              </w:del>
              <w:r w:rsidRPr="00CF3CF8">
                <w:t xml:space="preserve"> Change</w:t>
              </w:r>
            </w:ins>
          </w:p>
          <w:p w14:paraId="28BA1D4F" w14:textId="53B91818" w:rsidR="009C4E99" w:rsidDel="005C6064" w:rsidRDefault="009C4E99" w:rsidP="003B6BDF">
            <w:pPr>
              <w:pStyle w:val="TableBullet"/>
              <w:spacing w:beforeLines="20" w:before="48" w:afterLines="20" w:after="48"/>
              <w:rPr>
                <w:ins w:id="117" w:author="Author"/>
              </w:rPr>
            </w:pPr>
            <w:ins w:id="118" w:author="Author">
              <w:r w:rsidRPr="00CF3CF8">
                <w:t>Other</w:t>
              </w:r>
            </w:ins>
          </w:p>
        </w:tc>
        <w:tc>
          <w:tcPr>
            <w:tcW w:w="2129" w:type="dxa"/>
          </w:tcPr>
          <w:p w14:paraId="5CE532D4" w14:textId="77777777" w:rsidR="00B35E45" w:rsidRDefault="00B35E45" w:rsidP="003B6BDF">
            <w:pPr>
              <w:pStyle w:val="TableBody"/>
              <w:spacing w:beforeLines="20" w:before="48" w:afterLines="20" w:after="48"/>
              <w:rPr>
                <w:ins w:id="119" w:author="Author"/>
                <w:b/>
                <w:bCs/>
              </w:rPr>
            </w:pPr>
            <w:ins w:id="120" w:author="Author">
              <w:r>
                <w:rPr>
                  <w:b/>
                  <w:bCs/>
                </w:rPr>
                <w:t xml:space="preserve">Attribute: </w:t>
              </w:r>
              <w:r w:rsidRPr="00447688">
                <w:t>Sur</w:t>
              </w:r>
              <w:r>
                <w:t>vey Type</w:t>
              </w:r>
            </w:ins>
          </w:p>
          <w:p w14:paraId="5FDBD6B7" w14:textId="77777777" w:rsidR="00B35E45" w:rsidRDefault="00B35E45" w:rsidP="003B6BDF">
            <w:pPr>
              <w:pStyle w:val="TableBody"/>
              <w:spacing w:beforeLines="20" w:before="48" w:afterLines="20" w:after="48"/>
              <w:rPr>
                <w:ins w:id="121" w:author="Author"/>
              </w:rPr>
            </w:pPr>
            <w:ins w:id="122" w:author="Author">
              <w:r>
                <w:rPr>
                  <w:b/>
                  <w:bCs/>
                </w:rPr>
                <w:t xml:space="preserve">Definition: </w:t>
              </w:r>
              <w:r w:rsidRPr="00D22583">
                <w:t xml:space="preserve">The general description for the </w:t>
              </w:r>
              <w:r w:rsidRPr="009C4E99">
                <w:t>Survey. The initial Survey</w:t>
              </w:r>
              <w:r>
                <w:t xml:space="preserve"> associated with a new well is always labeled Initial Elevation.</w:t>
              </w:r>
            </w:ins>
          </w:p>
          <w:p w14:paraId="0FC9134F" w14:textId="77777777" w:rsidR="00B35E45" w:rsidRDefault="00B35E45" w:rsidP="003B6BDF">
            <w:pPr>
              <w:pStyle w:val="TableBody"/>
              <w:spacing w:beforeLines="20" w:before="48" w:afterLines="20" w:after="48"/>
              <w:rPr>
                <w:ins w:id="123" w:author="Author"/>
              </w:rPr>
            </w:pPr>
            <w:ins w:id="124" w:author="Author">
              <w:r w:rsidRPr="000655BF">
                <w:rPr>
                  <w:b/>
                  <w:bCs/>
                </w:rPr>
                <w:t>List of options</w:t>
              </w:r>
              <w:r>
                <w:t>:</w:t>
              </w:r>
            </w:ins>
          </w:p>
          <w:p w14:paraId="2FF67599" w14:textId="77777777" w:rsidR="00B35E45" w:rsidRDefault="00B35E45" w:rsidP="003B6BDF">
            <w:pPr>
              <w:pStyle w:val="TableBullet"/>
              <w:spacing w:beforeLines="20" w:before="48" w:afterLines="20" w:after="48"/>
              <w:rPr>
                <w:ins w:id="125" w:author="Author"/>
              </w:rPr>
            </w:pPr>
            <w:ins w:id="126" w:author="Author">
              <w:r>
                <w:t>Initial Elevation</w:t>
              </w:r>
            </w:ins>
          </w:p>
          <w:p w14:paraId="1D0A3564" w14:textId="77777777" w:rsidR="00B35E45" w:rsidRDefault="00B35E45" w:rsidP="003B6BDF">
            <w:pPr>
              <w:pStyle w:val="TableBullet"/>
              <w:spacing w:beforeLines="20" w:before="48" w:afterLines="20" w:after="48"/>
              <w:rPr>
                <w:ins w:id="127" w:author="Author"/>
              </w:rPr>
            </w:pPr>
            <w:ins w:id="128" w:author="Author">
              <w:r>
                <w:t>Increased Accuracy</w:t>
              </w:r>
            </w:ins>
          </w:p>
          <w:p w14:paraId="2BAF09C2" w14:textId="528AA20C" w:rsidR="00B35E45" w:rsidRDefault="00B35E45" w:rsidP="003B6BDF">
            <w:pPr>
              <w:pStyle w:val="TableBullet"/>
              <w:spacing w:beforeLines="20" w:before="48" w:afterLines="20" w:after="48"/>
              <w:rPr>
                <w:ins w:id="129" w:author="Author"/>
              </w:rPr>
            </w:pPr>
            <w:ins w:id="130" w:author="Author">
              <w:del w:id="131" w:author="Author">
                <w:r w:rsidDel="00426E8F">
                  <w:delText>Reference Point Elevation (</w:delText>
                </w:r>
              </w:del>
              <w:r>
                <w:t>RPE</w:t>
              </w:r>
              <w:del w:id="132" w:author="Author">
                <w:r w:rsidDel="00426E8F">
                  <w:delText>)</w:delText>
                </w:r>
              </w:del>
              <w:r>
                <w:t xml:space="preserve"> Change</w:t>
              </w:r>
            </w:ins>
          </w:p>
          <w:p w14:paraId="07031E31" w14:textId="75161570" w:rsidR="00D650C3" w:rsidRPr="005C6064" w:rsidRDefault="00B35E45" w:rsidP="003B6BDF">
            <w:pPr>
              <w:pStyle w:val="TableBullet"/>
              <w:spacing w:beforeLines="20" w:before="48" w:afterLines="20" w:after="48"/>
              <w:rPr>
                <w:ins w:id="133" w:author="Author"/>
                <w:b/>
                <w:bCs/>
              </w:rPr>
            </w:pPr>
            <w:ins w:id="134" w:author="Author">
              <w:r>
                <w:t>Other</w:t>
              </w:r>
            </w:ins>
          </w:p>
        </w:tc>
        <w:tc>
          <w:tcPr>
            <w:tcW w:w="3246" w:type="dxa"/>
          </w:tcPr>
          <w:p w14:paraId="1DAA0403" w14:textId="6F78E0DE" w:rsidR="00D650C3" w:rsidRDefault="00B35E45" w:rsidP="003B6BDF">
            <w:pPr>
              <w:pStyle w:val="TableBody"/>
              <w:spacing w:beforeLines="20" w:before="48" w:afterLines="20" w:after="48"/>
              <w:rPr>
                <w:ins w:id="135" w:author="Author"/>
                <w:b/>
                <w:bCs/>
              </w:rPr>
            </w:pPr>
            <w:ins w:id="136" w:author="Author">
              <w:r>
                <w:t>Not reported.</w:t>
              </w:r>
            </w:ins>
          </w:p>
        </w:tc>
        <w:tc>
          <w:tcPr>
            <w:tcW w:w="3600" w:type="dxa"/>
          </w:tcPr>
          <w:p w14:paraId="1E68A223" w14:textId="7D453E10" w:rsidR="00D650C3" w:rsidRDefault="00B35E45" w:rsidP="003B6BDF">
            <w:pPr>
              <w:pStyle w:val="TableBody"/>
              <w:spacing w:beforeLines="20" w:before="48" w:afterLines="20" w:after="48"/>
              <w:rPr>
                <w:ins w:id="137" w:author="Author"/>
              </w:rPr>
            </w:pPr>
            <w:ins w:id="138" w:author="Author">
              <w:r>
                <w:t>Not reported.</w:t>
              </w:r>
            </w:ins>
          </w:p>
        </w:tc>
        <w:tc>
          <w:tcPr>
            <w:tcW w:w="2016" w:type="dxa"/>
          </w:tcPr>
          <w:p w14:paraId="2F20D149" w14:textId="503C3B91" w:rsidR="00D650C3" w:rsidRDefault="00B35E45" w:rsidP="003B6BDF">
            <w:pPr>
              <w:pStyle w:val="TableBody"/>
              <w:spacing w:beforeLines="20" w:before="48" w:afterLines="20" w:after="48"/>
              <w:rPr>
                <w:ins w:id="139" w:author="Author"/>
              </w:rPr>
            </w:pPr>
            <w:ins w:id="140" w:author="Author">
              <w:r>
                <w:t>Not reported.</w:t>
              </w:r>
            </w:ins>
          </w:p>
        </w:tc>
        <w:tc>
          <w:tcPr>
            <w:tcW w:w="2599" w:type="dxa"/>
          </w:tcPr>
          <w:p w14:paraId="1909BCAE" w14:textId="116899DE" w:rsidR="00D650C3" w:rsidRPr="00582686" w:rsidRDefault="00B35E45" w:rsidP="003B6BDF">
            <w:pPr>
              <w:pStyle w:val="TableBody"/>
              <w:spacing w:beforeLines="20" w:before="48" w:afterLines="20" w:after="48"/>
              <w:rPr>
                <w:ins w:id="141" w:author="Author"/>
                <w:rFonts w:asciiTheme="minorHAnsi" w:hAnsiTheme="minorHAnsi" w:cstheme="minorHAnsi"/>
              </w:rPr>
            </w:pPr>
            <w:ins w:id="142" w:author="Author">
              <w:r>
                <w:t>Not reported.</w:t>
              </w:r>
            </w:ins>
          </w:p>
        </w:tc>
      </w:tr>
      <w:tr w:rsidR="00E905BE" w:rsidRPr="003B09EF" w14:paraId="6F1708FE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67A60040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Coordinates Equipment</w:t>
            </w:r>
          </w:p>
        </w:tc>
        <w:tc>
          <w:tcPr>
            <w:tcW w:w="3763" w:type="dxa"/>
            <w:hideMark/>
          </w:tcPr>
          <w:p w14:paraId="52967207" w14:textId="07FCE1BA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Coordinates Equipment</w:t>
            </w:r>
          </w:p>
          <w:p w14:paraId="66649188" w14:textId="0B9EB536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name or type of GP</w:t>
            </w:r>
            <w:r w:rsidR="00E905BE">
              <w:t>S</w:t>
            </w:r>
            <w:r w:rsidR="00E905BE" w:rsidRPr="003B09EF">
              <w:t xml:space="preserve"> equipment and model number used to collect the latitude/longitude coordinates.</w:t>
            </w:r>
          </w:p>
        </w:tc>
        <w:tc>
          <w:tcPr>
            <w:tcW w:w="2330" w:type="dxa"/>
            <w:hideMark/>
          </w:tcPr>
          <w:p w14:paraId="3B2FF908" w14:textId="629A86FF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129" w:type="dxa"/>
            <w:hideMark/>
          </w:tcPr>
          <w:p w14:paraId="3A716D97" w14:textId="5D39CF2F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246" w:type="dxa"/>
            <w:hideMark/>
          </w:tcPr>
          <w:p w14:paraId="221779A5" w14:textId="0B6C45EF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GPS_EQUIP_TYPE</w:t>
            </w:r>
          </w:p>
          <w:p w14:paraId="2C8610D9" w14:textId="140A9A07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name of the GPS unit used to determine the latitude/longitude coordinates. Left blank if survey method did not involve GPS</w:t>
            </w:r>
            <w:ins w:id="143" w:author="Author">
              <w:r w:rsidR="00A93CC2">
                <w:t>.</w:t>
              </w:r>
            </w:ins>
          </w:p>
        </w:tc>
        <w:tc>
          <w:tcPr>
            <w:tcW w:w="3600" w:type="dxa"/>
            <w:hideMark/>
          </w:tcPr>
          <w:p w14:paraId="2E412A40" w14:textId="3A778196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  <w:hideMark/>
          </w:tcPr>
          <w:p w14:paraId="14FEB5CA" w14:textId="15B32C17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0A90C660" w14:textId="15AF249B" w:rsidR="00E905BE" w:rsidRPr="00582686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31D0EAFE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61C0FA59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Coordinates Survey Field</w:t>
            </w:r>
            <w:r w:rsidRPr="00426E8F">
              <w:rPr>
                <w:b/>
                <w:bCs/>
                <w:color w:val="000000"/>
              </w:rPr>
              <w:t xml:space="preserve"> Notes</w:t>
            </w:r>
          </w:p>
        </w:tc>
        <w:tc>
          <w:tcPr>
            <w:tcW w:w="3763" w:type="dxa"/>
            <w:hideMark/>
          </w:tcPr>
          <w:p w14:paraId="1C20AB77" w14:textId="53C39F7D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Coordinates Survey Field Notes</w:t>
            </w:r>
          </w:p>
          <w:p w14:paraId="43510EC2" w14:textId="2C5EAC34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Any additional notes from the field during coordinates survey.</w:t>
            </w:r>
          </w:p>
        </w:tc>
        <w:tc>
          <w:tcPr>
            <w:tcW w:w="2330" w:type="dxa"/>
            <w:hideMark/>
          </w:tcPr>
          <w:p w14:paraId="17B00DEF" w14:textId="5D50810F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129" w:type="dxa"/>
            <w:hideMark/>
          </w:tcPr>
          <w:p w14:paraId="58133B0D" w14:textId="74741275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246" w:type="dxa"/>
            <w:hideMark/>
          </w:tcPr>
          <w:p w14:paraId="6E8081EA" w14:textId="12CA6B0F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XY_SURVEY_DESC</w:t>
            </w:r>
          </w:p>
          <w:p w14:paraId="74CD4885" w14:textId="044882C3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General description information pertaining to the survey of latitude/</w:t>
            </w:r>
            <w:r w:rsidR="00582686">
              <w:t>‌</w:t>
            </w:r>
            <w:r w:rsidR="00E905BE" w:rsidRPr="003B09EF">
              <w:t>longitude. May describe offset azimuth, distance, and slope</w:t>
            </w:r>
            <w:ins w:id="144" w:author="Author">
              <w:r w:rsidR="00A93CC2">
                <w:t>.</w:t>
              </w:r>
            </w:ins>
          </w:p>
        </w:tc>
        <w:tc>
          <w:tcPr>
            <w:tcW w:w="3600" w:type="dxa"/>
            <w:hideMark/>
          </w:tcPr>
          <w:p w14:paraId="02641E9D" w14:textId="52214DA3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  <w:hideMark/>
          </w:tcPr>
          <w:p w14:paraId="55F73018" w14:textId="62AC34BD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06FCF85E" w14:textId="03701E4A" w:rsidR="00E905BE" w:rsidRPr="00582686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09AFF3B9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36D3D8A2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Reference Point Elevation (RPE)</w:t>
            </w:r>
          </w:p>
        </w:tc>
        <w:tc>
          <w:tcPr>
            <w:tcW w:w="3763" w:type="dxa"/>
            <w:hideMark/>
          </w:tcPr>
          <w:p w14:paraId="56E0C0A4" w14:textId="7A79E075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>Attribute:</w:t>
            </w:r>
            <w:r w:rsidRPr="0025437B">
              <w:t xml:space="preserve"> </w:t>
            </w:r>
            <w:r w:rsidR="00E905BE" w:rsidRPr="0025437B">
              <w:t>RPE</w:t>
            </w:r>
          </w:p>
          <w:p w14:paraId="79DA963C" w14:textId="074B38F6" w:rsid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Elevation of the reference point from which the groundwater level measurements are collected.</w:t>
            </w:r>
          </w:p>
          <w:p w14:paraId="782A87D4" w14:textId="1BE3115F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Units</w:t>
            </w:r>
            <w:r w:rsidRPr="003B09EF">
              <w:t xml:space="preserve">: </w:t>
            </w:r>
            <w:r>
              <w:t>F</w:t>
            </w:r>
            <w:r w:rsidRPr="003B09EF">
              <w:t>eet NAVD88 (recommended)</w:t>
            </w:r>
          </w:p>
          <w:p w14:paraId="12A9CD13" w14:textId="711E2920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Reporting Accuracy</w:t>
            </w:r>
            <w:r w:rsidRPr="003B09EF">
              <w:t xml:space="preserve">: </w:t>
            </w:r>
            <w:r>
              <w:t>T</w:t>
            </w:r>
            <w:r w:rsidRPr="003B09EF">
              <w:t>enth of a foot or greater accuracy</w:t>
            </w:r>
            <w:r>
              <w:t>.</w:t>
            </w:r>
          </w:p>
        </w:tc>
        <w:tc>
          <w:tcPr>
            <w:tcW w:w="2330" w:type="dxa"/>
            <w:hideMark/>
          </w:tcPr>
          <w:p w14:paraId="5258771B" w14:textId="30A4E9AE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RPE (feet)</w:t>
            </w:r>
          </w:p>
          <w:p w14:paraId="172D0B86" w14:textId="3DE405FA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e</w:t>
            </w:r>
            <w:r w:rsidR="00E905BE" w:rsidRPr="003B09EF">
              <w:t>levation of the well</w:t>
            </w:r>
            <w:r w:rsidR="005B0922">
              <w:t>’</w:t>
            </w:r>
            <w:r w:rsidR="00E905BE" w:rsidRPr="003B09EF">
              <w:t xml:space="preserve">s reference point. Elevations shall be measured and reported in feet to an accuracy of at least 0.5 </w:t>
            </w:r>
            <w:r w:rsidR="00E905BE">
              <w:t>foot.</w:t>
            </w:r>
          </w:p>
        </w:tc>
        <w:tc>
          <w:tcPr>
            <w:tcW w:w="2129" w:type="dxa"/>
            <w:hideMark/>
          </w:tcPr>
          <w:p w14:paraId="0D886B71" w14:textId="3C058345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>Attribute:</w:t>
            </w:r>
            <w:r w:rsidRPr="0025437B">
              <w:t xml:space="preserve"> </w:t>
            </w:r>
            <w:r w:rsidR="00E905BE" w:rsidRPr="0025437B">
              <w:t>RPE</w:t>
            </w:r>
          </w:p>
          <w:p w14:paraId="361FE14E" w14:textId="458E98D5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Elevation of the reference point for water level measurements. Enter a numerical value in feet (NAVD88)</w:t>
            </w:r>
            <w:r w:rsidR="00E905BE">
              <w:t>.</w:t>
            </w:r>
          </w:p>
        </w:tc>
        <w:tc>
          <w:tcPr>
            <w:tcW w:w="3246" w:type="dxa"/>
            <w:hideMark/>
          </w:tcPr>
          <w:p w14:paraId="4E5A965D" w14:textId="41A597BF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E</w:t>
            </w:r>
            <w:ins w:id="145" w:author="Author">
              <w:r w:rsidR="00426E8F">
                <w:t>levation</w:t>
              </w:r>
            </w:ins>
            <w:del w:id="146" w:author="Author">
              <w:r w:rsidR="00E905BE" w:rsidRPr="0025437B" w:rsidDel="00426E8F">
                <w:delText>LEVATION</w:delText>
              </w:r>
            </w:del>
          </w:p>
          <w:p w14:paraId="00134E13" w14:textId="04474262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Elevation of the survey point measured to top of well casing to a hundredth of a foot between well locations within the site</w:t>
            </w:r>
            <w:r w:rsidR="00E905BE">
              <w:t>.</w:t>
            </w:r>
          </w:p>
        </w:tc>
        <w:tc>
          <w:tcPr>
            <w:tcW w:w="3600" w:type="dxa"/>
            <w:hideMark/>
          </w:tcPr>
          <w:p w14:paraId="7FA6CF1E" w14:textId="50799B77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  <w:hideMark/>
          </w:tcPr>
          <w:p w14:paraId="3D64B626" w14:textId="644DFE71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5BACA7D8" w14:textId="3C726476" w:rsidR="00E905BE" w:rsidRPr="00582686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4D36E075" w14:textId="77777777" w:rsidTr="00471DCF">
        <w:trPr>
          <w:cantSplit/>
          <w:trHeight w:val="20"/>
        </w:trPr>
        <w:tc>
          <w:tcPr>
            <w:tcW w:w="1788" w:type="dxa"/>
            <w:noWrap/>
          </w:tcPr>
          <w:p w14:paraId="3E25A30D" w14:textId="77777777" w:rsidR="00E905BE" w:rsidRPr="00426E8F" w:rsidRDefault="00E905BE" w:rsidP="003B6BDF">
            <w:pPr>
              <w:pStyle w:val="TableBody"/>
              <w:keepNext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lastRenderedPageBreak/>
              <w:t>Reference Point Description</w:t>
            </w:r>
          </w:p>
        </w:tc>
        <w:tc>
          <w:tcPr>
            <w:tcW w:w="3763" w:type="dxa"/>
          </w:tcPr>
          <w:p w14:paraId="2F172C68" w14:textId="08BB4492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Reference Point Description</w:t>
            </w:r>
          </w:p>
          <w:p w14:paraId="44ECEEF5" w14:textId="019E2E3E" w:rsidR="00E905BE" w:rsidRPr="003B09EF" w:rsidRDefault="00457C3B" w:rsidP="003B6BDF">
            <w:pPr>
              <w:pStyle w:val="TableBody"/>
              <w:keepNext/>
              <w:spacing w:beforeLines="20" w:before="48" w:afterLines="20" w:after="48"/>
              <w:rPr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D</w:t>
            </w:r>
            <w:r w:rsidR="00E905BE" w:rsidRPr="0024798A">
              <w:t>escription of the reference point location on the well</w:t>
            </w:r>
            <w:r w:rsidR="00E905BE">
              <w:t xml:space="preserve"> and any other relevant notes regarding the well</w:t>
            </w:r>
            <w:r w:rsidR="005B0922">
              <w:t>’</w:t>
            </w:r>
            <w:r w:rsidR="00E905BE">
              <w:t>s reference point from which groundwater level measurements are collected</w:t>
            </w:r>
            <w:r w:rsidR="00E905BE" w:rsidRPr="0024798A">
              <w:t>.</w:t>
            </w:r>
          </w:p>
        </w:tc>
        <w:tc>
          <w:tcPr>
            <w:tcW w:w="2330" w:type="dxa"/>
          </w:tcPr>
          <w:p w14:paraId="1B156C7A" w14:textId="134241C6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Reference Point Description</w:t>
            </w:r>
          </w:p>
          <w:p w14:paraId="5098008C" w14:textId="14A138C8" w:rsidR="00E905BE" w:rsidRPr="0024798A" w:rsidRDefault="00457C3B" w:rsidP="003B6BDF">
            <w:pPr>
              <w:pStyle w:val="TableBody"/>
              <w:keepNext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D</w:t>
            </w:r>
            <w:r w:rsidR="00E905BE" w:rsidRPr="0024798A">
              <w:t>escription of the location of the well</w:t>
            </w:r>
            <w:r w:rsidR="005B0922">
              <w:t>’</w:t>
            </w:r>
            <w:r w:rsidR="00E905BE" w:rsidRPr="0024798A">
              <w:t>s reference point and any other notes used to identify the well</w:t>
            </w:r>
            <w:r w:rsidR="005B0922">
              <w:t>’</w:t>
            </w:r>
            <w:r w:rsidR="00E905BE" w:rsidRPr="0024798A">
              <w:t>s reference point.</w:t>
            </w:r>
          </w:p>
        </w:tc>
        <w:tc>
          <w:tcPr>
            <w:tcW w:w="2129" w:type="dxa"/>
          </w:tcPr>
          <w:p w14:paraId="7259E900" w14:textId="080BFF01" w:rsidR="00E905BE" w:rsidRPr="0024798A" w:rsidRDefault="00E905BE" w:rsidP="003B6BDF">
            <w:pPr>
              <w:pStyle w:val="TableBody"/>
              <w:keepNext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246" w:type="dxa"/>
          </w:tcPr>
          <w:p w14:paraId="7E4CA5A6" w14:textId="4F4276E2" w:rsidR="00E905BE" w:rsidRPr="0024798A" w:rsidRDefault="00E905BE" w:rsidP="003B6BDF">
            <w:pPr>
              <w:pStyle w:val="TableBody"/>
              <w:keepNext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</w:tcPr>
          <w:p w14:paraId="5D7BCCDC" w14:textId="43D7900F" w:rsidR="00E905BE" w:rsidRPr="003B09EF" w:rsidRDefault="00E905BE" w:rsidP="003B6BDF">
            <w:pPr>
              <w:pStyle w:val="TableBody"/>
              <w:keepNext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</w:tcPr>
          <w:p w14:paraId="716F01FD" w14:textId="3FBE6A6A" w:rsidR="00E905BE" w:rsidRPr="003B09EF" w:rsidRDefault="00E905BE" w:rsidP="003B6BDF">
            <w:pPr>
              <w:pStyle w:val="TableBody"/>
              <w:keepNext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4AAC4098" w14:textId="07052B9E" w:rsidR="00E905BE" w:rsidRPr="00582686" w:rsidRDefault="00E905BE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40140EF1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4D4DCF28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Ground Surface Elevation (GSE)</w:t>
            </w:r>
          </w:p>
        </w:tc>
        <w:tc>
          <w:tcPr>
            <w:tcW w:w="3763" w:type="dxa"/>
            <w:hideMark/>
          </w:tcPr>
          <w:p w14:paraId="40FF31E7" w14:textId="6FE20D43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>Attribute:</w:t>
            </w:r>
            <w:r w:rsidRPr="0025437B">
              <w:t xml:space="preserve"> </w:t>
            </w:r>
            <w:r w:rsidR="00E905BE" w:rsidRPr="0025437B">
              <w:t>GSE</w:t>
            </w:r>
          </w:p>
          <w:p w14:paraId="0A4F930B" w14:textId="192A3EC4" w:rsid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Elevation of the ground surface associated with the location of the well</w:t>
            </w:r>
            <w:r w:rsidR="00E905BE">
              <w:t>.</w:t>
            </w:r>
          </w:p>
          <w:p w14:paraId="3D110587" w14:textId="326DBA4D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Units</w:t>
            </w:r>
            <w:r w:rsidRPr="003B09EF">
              <w:t xml:space="preserve">: </w:t>
            </w:r>
            <w:r>
              <w:t>F</w:t>
            </w:r>
            <w:r w:rsidRPr="003B09EF">
              <w:t>eet NAVD88 (recommended)</w:t>
            </w:r>
            <w:r>
              <w:t>.</w:t>
            </w:r>
          </w:p>
          <w:p w14:paraId="510DD745" w14:textId="3690EBD9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Reporting Accuracy</w:t>
            </w:r>
            <w:r w:rsidRPr="003B09EF">
              <w:t xml:space="preserve">: </w:t>
            </w:r>
            <w:r>
              <w:t>T</w:t>
            </w:r>
            <w:r w:rsidRPr="003B09EF">
              <w:t>enth of a foot or greater accuracy</w:t>
            </w:r>
            <w:r>
              <w:t>.</w:t>
            </w:r>
          </w:p>
        </w:tc>
        <w:tc>
          <w:tcPr>
            <w:tcW w:w="2330" w:type="dxa"/>
            <w:hideMark/>
          </w:tcPr>
          <w:p w14:paraId="51CB417B" w14:textId="4E23B65B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>Attribute:</w:t>
            </w:r>
            <w:r w:rsidRPr="0025437B">
              <w:t xml:space="preserve"> </w:t>
            </w:r>
            <w:r w:rsidR="00E905BE" w:rsidRPr="0025437B">
              <w:t>GSE (feet)</w:t>
            </w:r>
          </w:p>
          <w:p w14:paraId="1B0859FF" w14:textId="4AFC3504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E</w:t>
            </w:r>
            <w:r w:rsidR="00E905BE" w:rsidRPr="003B09EF">
              <w:t xml:space="preserve">levation of the ground surface at the well. Elevations shall be measured and reported in feet to an accuracy of 0.1 </w:t>
            </w:r>
            <w:r w:rsidR="00E905BE">
              <w:t>foot</w:t>
            </w:r>
            <w:r w:rsidR="00E905BE" w:rsidRPr="003B09EF">
              <w:t xml:space="preserve"> (NAVD</w:t>
            </w:r>
            <w:r w:rsidR="00E905BE">
              <w:t xml:space="preserve"> </w:t>
            </w:r>
            <w:r w:rsidR="00E905BE" w:rsidRPr="003B09EF">
              <w:t>88)</w:t>
            </w:r>
            <w:r w:rsidR="00E905BE">
              <w:t>.</w:t>
            </w:r>
          </w:p>
        </w:tc>
        <w:tc>
          <w:tcPr>
            <w:tcW w:w="2129" w:type="dxa"/>
            <w:hideMark/>
          </w:tcPr>
          <w:p w14:paraId="4B505D77" w14:textId="4B179401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>Attribute:</w:t>
            </w:r>
            <w:r w:rsidRPr="0025437B">
              <w:t xml:space="preserve"> </w:t>
            </w:r>
            <w:r w:rsidR="00E905BE" w:rsidRPr="0025437B">
              <w:t>GSE</w:t>
            </w:r>
          </w:p>
          <w:p w14:paraId="2A713CA4" w14:textId="64F966ED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E</w:t>
            </w:r>
            <w:r w:rsidR="00E905BE" w:rsidRPr="003B09EF">
              <w:t>levation of the ground surface at the well. Enter a numerical value in feet (NAVD</w:t>
            </w:r>
            <w:r w:rsidR="00E905BE">
              <w:t xml:space="preserve"> </w:t>
            </w:r>
            <w:r w:rsidR="00E905BE" w:rsidRPr="003B09EF">
              <w:t>88)</w:t>
            </w:r>
            <w:r w:rsidR="00E905BE">
              <w:t>.</w:t>
            </w:r>
          </w:p>
        </w:tc>
        <w:tc>
          <w:tcPr>
            <w:tcW w:w="3246" w:type="dxa"/>
            <w:hideMark/>
          </w:tcPr>
          <w:p w14:paraId="55303179" w14:textId="4EEE8C28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  <w:hideMark/>
          </w:tcPr>
          <w:p w14:paraId="0CFF3486" w14:textId="6295C71F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Altitude</w:t>
            </w:r>
          </w:p>
          <w:p w14:paraId="34E6DD41" w14:textId="1691BE4E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L</w:t>
            </w:r>
            <w:r w:rsidR="00E905BE" w:rsidRPr="003B09EF">
              <w:t>and surface elevation above NAVD88</w:t>
            </w:r>
            <w:r w:rsidR="00E905BE">
              <w:t>.</w:t>
            </w:r>
          </w:p>
        </w:tc>
        <w:tc>
          <w:tcPr>
            <w:tcW w:w="2016" w:type="dxa"/>
            <w:hideMark/>
          </w:tcPr>
          <w:p w14:paraId="17C2C87A" w14:textId="703E83F6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488FC3FE" w14:textId="77777777" w:rsidR="00E905BE" w:rsidRDefault="00ED43D1" w:rsidP="003B6BDF">
            <w:pPr>
              <w:pStyle w:val="TableBody"/>
              <w:spacing w:beforeLines="20" w:before="48" w:afterLines="20" w:after="48"/>
              <w:rPr>
                <w:ins w:id="147" w:author="Author"/>
                <w:rFonts w:asciiTheme="minorHAnsi" w:hAnsiTheme="minorHAnsi" w:cstheme="minorHAnsi"/>
              </w:rPr>
            </w:pPr>
            <w:ins w:id="148" w:author="Author">
              <w:r>
                <w:rPr>
                  <w:rFonts w:asciiTheme="minorHAnsi" w:hAnsiTheme="minorHAnsi" w:cstheme="minorHAnsi"/>
                  <w:b/>
                  <w:bCs/>
                </w:rPr>
                <w:t xml:space="preserve">Attribute: </w:t>
              </w:r>
            </w:ins>
            <w:r w:rsidR="00E905BE" w:rsidRPr="00ED43D1">
              <w:rPr>
                <w:rFonts w:asciiTheme="minorHAnsi" w:hAnsiTheme="minorHAnsi" w:cstheme="minorHAnsi"/>
              </w:rPr>
              <w:t>GSE</w:t>
            </w:r>
          </w:p>
          <w:p w14:paraId="2691BD33" w14:textId="777DF702" w:rsidR="00ED43D1" w:rsidRPr="00582686" w:rsidRDefault="00ED43D1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ins w:id="149" w:author="Author">
              <w:r w:rsidRPr="00F072E1">
                <w:rPr>
                  <w:rFonts w:asciiTheme="minorHAnsi" w:hAnsiTheme="minorHAnsi" w:cstheme="minorHAnsi"/>
                  <w:b/>
                  <w:bCs/>
                </w:rPr>
                <w:t>Definition</w:t>
              </w:r>
              <w:r>
                <w:rPr>
                  <w:rFonts w:asciiTheme="minorHAnsi" w:hAnsiTheme="minorHAnsi" w:cstheme="minorHAnsi"/>
                </w:rPr>
                <w:t xml:space="preserve">: </w:t>
              </w:r>
              <w:r w:rsidR="00F072E1">
                <w:rPr>
                  <w:rFonts w:asciiTheme="minorHAnsi" w:hAnsiTheme="minorHAnsi" w:cstheme="minorHAnsi"/>
                </w:rPr>
                <w:t>Not explicitly defined.</w:t>
              </w:r>
            </w:ins>
          </w:p>
        </w:tc>
      </w:tr>
      <w:tr w:rsidR="00E905BE" w:rsidRPr="003B09EF" w14:paraId="719CB1D4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5C8DFCFB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Elevation Survey Date</w:t>
            </w:r>
          </w:p>
        </w:tc>
        <w:tc>
          <w:tcPr>
            <w:tcW w:w="3763" w:type="dxa"/>
            <w:hideMark/>
          </w:tcPr>
          <w:p w14:paraId="2A53AAFF" w14:textId="2704EB85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Elevation Survey Date</w:t>
            </w:r>
          </w:p>
          <w:p w14:paraId="42AD5D73" w14:textId="2041566D" w:rsid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Date that the </w:t>
            </w:r>
            <w:r w:rsidR="00E905BE">
              <w:t>RPE</w:t>
            </w:r>
            <w:r w:rsidR="00E905BE" w:rsidRPr="003B09EF">
              <w:t xml:space="preserve"> and/or </w:t>
            </w:r>
            <w:ins w:id="150" w:author="Author">
              <w:r w:rsidR="00BD04F6">
                <w:t>GSE</w:t>
              </w:r>
            </w:ins>
            <w:del w:id="151" w:author="Author">
              <w:r w:rsidR="00E905BE" w:rsidRPr="003B09EF" w:rsidDel="00BD04F6">
                <w:delText>ground surface elevation</w:delText>
              </w:r>
            </w:del>
            <w:r w:rsidR="00E905BE" w:rsidRPr="003B09EF">
              <w:t xml:space="preserve"> was surveyed</w:t>
            </w:r>
            <w:r w:rsidR="00E905BE">
              <w:t>.</w:t>
            </w:r>
          </w:p>
          <w:p w14:paraId="4E2F0352" w14:textId="318A5E17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Date Format</w:t>
            </w:r>
            <w:r w:rsidRPr="003B09EF">
              <w:t xml:space="preserve">: </w:t>
            </w:r>
            <w:r>
              <w:t>MM/DD/YYYY</w:t>
            </w:r>
          </w:p>
        </w:tc>
        <w:tc>
          <w:tcPr>
            <w:tcW w:w="2330" w:type="dxa"/>
            <w:hideMark/>
          </w:tcPr>
          <w:p w14:paraId="6A122D32" w14:textId="77777777" w:rsidR="00063EA5" w:rsidRDefault="00E905BE" w:rsidP="003B6BDF">
            <w:pPr>
              <w:pStyle w:val="TableBody"/>
              <w:spacing w:beforeLines="20" w:before="48" w:afterLines="20" w:after="48"/>
              <w:rPr>
                <w:ins w:id="152" w:author="Author"/>
              </w:rPr>
            </w:pPr>
            <w:del w:id="153" w:author="Author">
              <w:r w:rsidDel="00063EA5">
                <w:delText>Not reported.</w:delText>
              </w:r>
            </w:del>
            <w:ins w:id="154" w:author="Author">
              <w:r w:rsidR="00063EA5" w:rsidRPr="00691C48">
                <w:rPr>
                  <w:b/>
                  <w:bCs/>
                </w:rPr>
                <w:t>Attribute:</w:t>
              </w:r>
              <w:r w:rsidR="00063EA5">
                <w:t xml:space="preserve"> Start Date</w:t>
              </w:r>
            </w:ins>
          </w:p>
          <w:p w14:paraId="31B2958E" w14:textId="77777777" w:rsidR="00691C48" w:rsidRDefault="00063EA5" w:rsidP="003B6BDF">
            <w:pPr>
              <w:pStyle w:val="TableBody"/>
              <w:spacing w:beforeLines="20" w:before="48" w:afterLines="20" w:after="48"/>
              <w:rPr>
                <w:ins w:id="155" w:author="Author"/>
              </w:rPr>
            </w:pPr>
            <w:ins w:id="156" w:author="Author">
              <w:r w:rsidRPr="00691C48">
                <w:rPr>
                  <w:b/>
                  <w:bCs/>
                </w:rPr>
                <w:t>Definition:</w:t>
              </w:r>
              <w:r>
                <w:t xml:space="preserve"> The date that the Survey was completed</w:t>
              </w:r>
            </w:ins>
          </w:p>
          <w:p w14:paraId="7C9F4E55" w14:textId="13142BDE" w:rsidR="00E905BE" w:rsidRPr="003B09EF" w:rsidRDefault="00691C48" w:rsidP="003B6BDF">
            <w:pPr>
              <w:pStyle w:val="TableBody"/>
              <w:spacing w:beforeLines="20" w:before="48" w:afterLines="20" w:after="48"/>
            </w:pPr>
            <w:ins w:id="157" w:author="Author">
              <w:r w:rsidRPr="00691C48">
                <w:rPr>
                  <w:b/>
                  <w:bCs/>
                </w:rPr>
                <w:t>Date Format:</w:t>
              </w:r>
              <w:r>
                <w:t xml:space="preserve"> MM/DD/YYYY</w:t>
              </w:r>
            </w:ins>
          </w:p>
        </w:tc>
        <w:tc>
          <w:tcPr>
            <w:tcW w:w="2129" w:type="dxa"/>
            <w:hideMark/>
          </w:tcPr>
          <w:p w14:paraId="7B32F0EB" w14:textId="77777777" w:rsidR="00691C48" w:rsidRDefault="00691C48" w:rsidP="003B6BDF">
            <w:pPr>
              <w:pStyle w:val="TableBody"/>
              <w:spacing w:beforeLines="20" w:before="48" w:afterLines="20" w:after="48"/>
              <w:rPr>
                <w:ins w:id="158" w:author="Author"/>
              </w:rPr>
            </w:pPr>
            <w:ins w:id="159" w:author="Author">
              <w:r w:rsidRPr="00691C48">
                <w:rPr>
                  <w:b/>
                  <w:bCs/>
                </w:rPr>
                <w:t>Attribute:</w:t>
              </w:r>
              <w:r>
                <w:t xml:space="preserve"> Start Date</w:t>
              </w:r>
            </w:ins>
          </w:p>
          <w:p w14:paraId="6C515B82" w14:textId="77777777" w:rsidR="00691C48" w:rsidRDefault="00691C48" w:rsidP="003B6BDF">
            <w:pPr>
              <w:pStyle w:val="TableBody"/>
              <w:spacing w:beforeLines="20" w:before="48" w:afterLines="20" w:after="48"/>
              <w:rPr>
                <w:ins w:id="160" w:author="Author"/>
              </w:rPr>
            </w:pPr>
            <w:ins w:id="161" w:author="Author">
              <w:r w:rsidRPr="00691C48">
                <w:rPr>
                  <w:b/>
                  <w:bCs/>
                </w:rPr>
                <w:t>Definition:</w:t>
              </w:r>
              <w:r>
                <w:t xml:space="preserve"> The date that the Survey was completed</w:t>
              </w:r>
            </w:ins>
          </w:p>
          <w:p w14:paraId="068D0227" w14:textId="0830790D" w:rsidR="00E905BE" w:rsidRPr="003B09EF" w:rsidRDefault="00691C48" w:rsidP="003B6BDF">
            <w:pPr>
              <w:pStyle w:val="TableBody"/>
              <w:spacing w:beforeLines="20" w:before="48" w:afterLines="20" w:after="48"/>
            </w:pPr>
            <w:ins w:id="162" w:author="Author">
              <w:r w:rsidRPr="00691C48">
                <w:rPr>
                  <w:b/>
                  <w:bCs/>
                </w:rPr>
                <w:t>Date Format:</w:t>
              </w:r>
              <w:r>
                <w:t xml:space="preserve"> MM/DD/YYYY</w:t>
              </w:r>
            </w:ins>
            <w:del w:id="163" w:author="Author">
              <w:r w:rsidR="00E905BE" w:rsidDel="00691C48">
                <w:delText>Not reported.</w:delText>
              </w:r>
            </w:del>
          </w:p>
        </w:tc>
        <w:tc>
          <w:tcPr>
            <w:tcW w:w="3246" w:type="dxa"/>
            <w:hideMark/>
          </w:tcPr>
          <w:p w14:paraId="52E323C4" w14:textId="02CC1F71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ELEV_SURVEY_DATE</w:t>
            </w:r>
          </w:p>
          <w:p w14:paraId="6A983B9A" w14:textId="6EDFF86E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date on which the elevation was measured</w:t>
            </w:r>
            <w:r w:rsidR="00E905BE">
              <w:t>.</w:t>
            </w:r>
          </w:p>
        </w:tc>
        <w:tc>
          <w:tcPr>
            <w:tcW w:w="3600" w:type="dxa"/>
            <w:hideMark/>
          </w:tcPr>
          <w:p w14:paraId="4745A000" w14:textId="6BDEE885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Date</w:t>
            </w:r>
          </w:p>
          <w:p w14:paraId="583AD204" w14:textId="3EE6B00C" w:rsidR="00B75C54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D</w:t>
            </w:r>
            <w:r w:rsidR="00E905BE" w:rsidRPr="003B09EF">
              <w:t>ate of measurement (</w:t>
            </w:r>
            <w:r w:rsidR="00E905BE">
              <w:t>MM/DD/YYYY</w:t>
            </w:r>
            <w:r w:rsidR="00E905BE" w:rsidRPr="003B09EF">
              <w:t>)</w:t>
            </w:r>
            <w:r w:rsidR="00E905BE">
              <w:t>.</w:t>
            </w:r>
          </w:p>
          <w:p w14:paraId="401B6FFA" w14:textId="618B388B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Time</w:t>
            </w:r>
          </w:p>
          <w:p w14:paraId="6D336DF1" w14:textId="77A3B351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00:00 24-hour format, provide standard time zone code as well as if it is in daylight savings</w:t>
            </w:r>
            <w:r w:rsidR="00582686">
              <w:t> </w:t>
            </w:r>
            <w:r w:rsidR="00E905BE" w:rsidRPr="003B09EF">
              <w:t>time</w:t>
            </w:r>
            <w:r w:rsidR="00E905BE">
              <w:t>.</w:t>
            </w:r>
          </w:p>
        </w:tc>
        <w:tc>
          <w:tcPr>
            <w:tcW w:w="2016" w:type="dxa"/>
            <w:hideMark/>
          </w:tcPr>
          <w:p w14:paraId="690D9F13" w14:textId="604A326E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4A9C84BA" w14:textId="197D8845" w:rsidR="00E905BE" w:rsidRPr="00582686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209025EB" w14:textId="77777777" w:rsidTr="00471DCF">
        <w:trPr>
          <w:cantSplit/>
          <w:trHeight w:val="20"/>
        </w:trPr>
        <w:tc>
          <w:tcPr>
            <w:tcW w:w="1788" w:type="dxa"/>
            <w:noWrap/>
          </w:tcPr>
          <w:p w14:paraId="235EFF30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Elevation Survey Time</w:t>
            </w:r>
          </w:p>
        </w:tc>
        <w:tc>
          <w:tcPr>
            <w:tcW w:w="3763" w:type="dxa"/>
          </w:tcPr>
          <w:p w14:paraId="0F6CCEE4" w14:textId="35051193" w:rsidR="00457C3B" w:rsidRDefault="007A3A64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Elevation Survey Time</w:t>
            </w:r>
          </w:p>
          <w:p w14:paraId="0E70A0F1" w14:textId="3857E7E5" w:rsidR="00E905BE" w:rsidRPr="003B09EF" w:rsidRDefault="00457C3B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Time that the </w:t>
            </w:r>
            <w:ins w:id="164" w:author="Author">
              <w:r w:rsidR="00B06F55">
                <w:t>RPE</w:t>
              </w:r>
            </w:ins>
            <w:del w:id="165" w:author="Author">
              <w:r w:rsidR="00E905BE" w:rsidRPr="003B09EF" w:rsidDel="00B06F55">
                <w:delText>reference point elevation</w:delText>
              </w:r>
            </w:del>
            <w:r w:rsidR="00E905BE" w:rsidRPr="003B09EF">
              <w:t xml:space="preserve"> and/or </w:t>
            </w:r>
            <w:ins w:id="166" w:author="Author">
              <w:r w:rsidR="00BD04F6">
                <w:t>GSE</w:t>
              </w:r>
            </w:ins>
            <w:del w:id="167" w:author="Author">
              <w:r w:rsidR="00E905BE" w:rsidRPr="003B09EF" w:rsidDel="00BD04F6">
                <w:delText>ground surface elevation</w:delText>
              </w:r>
            </w:del>
            <w:r w:rsidR="00E905BE" w:rsidRPr="003B09EF">
              <w:t xml:space="preserve"> was surveyed.</w:t>
            </w:r>
          </w:p>
        </w:tc>
        <w:tc>
          <w:tcPr>
            <w:tcW w:w="2330" w:type="dxa"/>
          </w:tcPr>
          <w:p w14:paraId="11DB027D" w14:textId="7359F07F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129" w:type="dxa"/>
          </w:tcPr>
          <w:p w14:paraId="19FB2D16" w14:textId="5C6C2DFF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246" w:type="dxa"/>
          </w:tcPr>
          <w:p w14:paraId="53FD56E5" w14:textId="3D2D8533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3600" w:type="dxa"/>
          </w:tcPr>
          <w:p w14:paraId="38FB67FB" w14:textId="165BCF25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2016" w:type="dxa"/>
          </w:tcPr>
          <w:p w14:paraId="1FD0EB64" w14:textId="5B267B35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2CE321B0" w14:textId="6E518601" w:rsidR="00E905BE" w:rsidRPr="00582686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57BAF4CB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550B7F10" w14:textId="77777777" w:rsidR="00E905BE" w:rsidRPr="00426E8F" w:rsidRDefault="00E905BE" w:rsidP="003B6BDF">
            <w:pPr>
              <w:pStyle w:val="TableBody"/>
              <w:keepNext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lastRenderedPageBreak/>
              <w:t>Elevation Measurement Method</w:t>
            </w:r>
          </w:p>
        </w:tc>
        <w:tc>
          <w:tcPr>
            <w:tcW w:w="3763" w:type="dxa"/>
            <w:hideMark/>
          </w:tcPr>
          <w:p w14:paraId="465FF0C0" w14:textId="1E800F84" w:rsidR="00457C3B" w:rsidRDefault="007A3A64" w:rsidP="003B6BDF">
            <w:pPr>
              <w:pStyle w:val="TableBody"/>
              <w:keepNext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Elevation Measurement Method</w:t>
            </w:r>
          </w:p>
          <w:p w14:paraId="351668B9" w14:textId="69A3CF23" w:rsidR="00E905BE" w:rsidRPr="003B09EF" w:rsidRDefault="00457C3B" w:rsidP="003B6BDF">
            <w:pPr>
              <w:pStyle w:val="TableBody"/>
              <w:keepNext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Method used to survey elevations.</w:t>
            </w:r>
          </w:p>
          <w:p w14:paraId="4D1DCE23" w14:textId="77777777" w:rsidR="00E905BE" w:rsidRPr="003B09EF" w:rsidRDefault="00E905BE" w:rsidP="003B6BDF">
            <w:pPr>
              <w:pStyle w:val="TableBody"/>
              <w:keepNext/>
              <w:spacing w:beforeLines="20" w:before="48" w:afterLines="20" w:after="48"/>
            </w:pPr>
            <w:r w:rsidRPr="00E068D8">
              <w:rPr>
                <w:b/>
                <w:bCs/>
              </w:rPr>
              <w:t>List of Options</w:t>
            </w:r>
            <w:r w:rsidRPr="003B09EF">
              <w:t>:</w:t>
            </w:r>
          </w:p>
          <w:p w14:paraId="0B7A014A" w14:textId="77777777" w:rsidR="00E905BE" w:rsidRPr="00E905BE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Altimeter</w:t>
            </w:r>
            <w:del w:id="168" w:author="Author">
              <w:r w:rsidRPr="00E905BE" w:rsidDel="00CF3CF8">
                <w:delText>.</w:delText>
              </w:r>
            </w:del>
          </w:p>
          <w:p w14:paraId="62902EED" w14:textId="1424D1DB" w:rsidR="00E905BE" w:rsidRPr="00E905BE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Differentially corrected GPS</w:t>
            </w:r>
            <w:del w:id="169" w:author="Author">
              <w:r w:rsidRPr="00E905BE" w:rsidDel="00CF3CF8">
                <w:delText>.</w:delText>
              </w:r>
            </w:del>
          </w:p>
          <w:p w14:paraId="50651908" w14:textId="77777777" w:rsidR="00E905BE" w:rsidRPr="00E905BE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Survey-grade GPSF</w:t>
            </w:r>
            <w:del w:id="170" w:author="Author">
              <w:r w:rsidRPr="00E905BE" w:rsidDel="00CF3CF8">
                <w:delText>.</w:delText>
              </w:r>
            </w:del>
          </w:p>
          <w:p w14:paraId="517E2710" w14:textId="77777777" w:rsidR="00E905BE" w:rsidRPr="00E905BE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Interferometric synthetic aperture radar, airplane</w:t>
            </w:r>
            <w:del w:id="171" w:author="Author">
              <w:r w:rsidRPr="00E905BE" w:rsidDel="00CF3CF8">
                <w:delText>.</w:delText>
              </w:r>
            </w:del>
          </w:p>
          <w:p w14:paraId="6FAD84E0" w14:textId="44B5ACF2" w:rsidR="00E905BE" w:rsidRPr="00E905BE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Light detection and ranging, airplane</w:t>
            </w:r>
            <w:del w:id="172" w:author="Author">
              <w:r w:rsidRPr="00E905BE" w:rsidDel="00CF3CF8">
                <w:delText>.</w:delText>
              </w:r>
            </w:del>
          </w:p>
          <w:p w14:paraId="6ECF6D13" w14:textId="77777777" w:rsidR="00E905BE" w:rsidRPr="00E905BE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Level or other surveyed method</w:t>
            </w:r>
            <w:del w:id="173" w:author="Author">
              <w:r w:rsidRPr="00E905BE" w:rsidDel="00CF3CF8">
                <w:delText>.</w:delText>
              </w:r>
            </w:del>
          </w:p>
          <w:p w14:paraId="26985ABB" w14:textId="08B897BC" w:rsidR="00E905BE" w:rsidRPr="00E905BE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Interpolated from topographic map</w:t>
            </w:r>
            <w:del w:id="174" w:author="Author">
              <w:r w:rsidRPr="00E905BE" w:rsidDel="00CF3CF8">
                <w:delText>.</w:delText>
              </w:r>
            </w:del>
          </w:p>
          <w:p w14:paraId="3DDD6FE8" w14:textId="26ED8EE6" w:rsidR="00E905BE" w:rsidRPr="00E905BE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Interpolated from digital elevation model</w:t>
            </w:r>
            <w:del w:id="175" w:author="Author">
              <w:r w:rsidRPr="00E905BE" w:rsidDel="00CF3CF8">
                <w:delText>.</w:delText>
              </w:r>
            </w:del>
          </w:p>
          <w:p w14:paraId="38892605" w14:textId="77777777" w:rsidR="00A842AC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Reported method of determination</w:t>
            </w:r>
            <w:del w:id="176" w:author="Author">
              <w:r w:rsidRPr="00E905BE" w:rsidDel="00CF3CF8">
                <w:delText>.</w:delText>
              </w:r>
            </w:del>
          </w:p>
          <w:p w14:paraId="69D238C1" w14:textId="6090FA34" w:rsidR="00E905BE" w:rsidRPr="00E905BE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GNSS1 – Level 1 Quality Survey-grade Global Navigation Satellite System</w:t>
            </w:r>
            <w:del w:id="177" w:author="Author">
              <w:r w:rsidRPr="00E905BE" w:rsidDel="00CF3CF8">
                <w:delText>.</w:delText>
              </w:r>
            </w:del>
          </w:p>
          <w:p w14:paraId="40D828E4" w14:textId="67603351" w:rsidR="00E905BE" w:rsidRPr="00E905BE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GNSS2 – Level 2 Quality Survey-grade Global Navigation Satellite System</w:t>
            </w:r>
            <w:del w:id="178" w:author="Author">
              <w:r w:rsidRPr="00E905BE" w:rsidDel="00CF3CF8">
                <w:delText>.</w:delText>
              </w:r>
            </w:del>
          </w:p>
          <w:p w14:paraId="3FA5986E" w14:textId="66D96B82" w:rsidR="00E905BE" w:rsidRPr="00E905BE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GNSS3 – Level 3 Quality Survey-grade Global Navigation Satellite System</w:t>
            </w:r>
            <w:del w:id="179" w:author="Author">
              <w:r w:rsidRPr="00E905BE" w:rsidDel="00CF3CF8">
                <w:delText>.</w:delText>
              </w:r>
            </w:del>
          </w:p>
          <w:p w14:paraId="4ED5997D" w14:textId="61B201B3" w:rsidR="00E905BE" w:rsidRPr="0024798A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GNSS4 – Level 4 Quality Survey-grade Global Navigation Satellite System</w:t>
            </w:r>
            <w:del w:id="180" w:author="Author">
              <w:r w:rsidRPr="00E905BE" w:rsidDel="00CF3CF8">
                <w:delText>.</w:delText>
              </w:r>
            </w:del>
          </w:p>
          <w:p w14:paraId="736E2EF8" w14:textId="77777777" w:rsidR="00E905BE" w:rsidRPr="00E905BE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Surveyed to a benchmark</w:t>
            </w:r>
            <w:del w:id="181" w:author="Author">
              <w:r w:rsidRPr="00E905BE" w:rsidDel="00CF3CF8">
                <w:delText>.</w:delText>
              </w:r>
            </w:del>
          </w:p>
          <w:p w14:paraId="650CC2C6" w14:textId="77777777" w:rsidR="00E905BE" w:rsidRPr="00E905BE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USGS quad</w:t>
            </w:r>
            <w:del w:id="182" w:author="Author">
              <w:r w:rsidRPr="00E905BE" w:rsidDel="00CF3CF8">
                <w:delText>.</w:delText>
              </w:r>
            </w:del>
          </w:p>
          <w:p w14:paraId="35990850" w14:textId="77777777" w:rsidR="00E905BE" w:rsidRPr="00E905BE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GPS</w:t>
            </w:r>
            <w:del w:id="183" w:author="Author">
              <w:r w:rsidRPr="00E905BE" w:rsidDel="00CF3CF8">
                <w:delText>.</w:delText>
              </w:r>
            </w:del>
          </w:p>
          <w:p w14:paraId="4AE0AB7F" w14:textId="77777777" w:rsidR="00E905BE" w:rsidRPr="00E905BE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GPS with WAAS</w:t>
            </w:r>
            <w:del w:id="184" w:author="Author">
              <w:r w:rsidRPr="00E905BE" w:rsidDel="00CF3CF8">
                <w:delText>.</w:delText>
              </w:r>
            </w:del>
          </w:p>
          <w:p w14:paraId="281FF716" w14:textId="77777777" w:rsidR="00E905BE" w:rsidRPr="00E905BE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Unknown</w:t>
            </w:r>
            <w:del w:id="185" w:author="Author">
              <w:r w:rsidRPr="00E905BE" w:rsidDel="00CF3CF8">
                <w:delText>.</w:delText>
              </w:r>
            </w:del>
          </w:p>
          <w:p w14:paraId="6D56D990" w14:textId="77777777" w:rsidR="00E905BE" w:rsidRPr="00875C12" w:rsidRDefault="00E905BE" w:rsidP="003B6BDF">
            <w:pPr>
              <w:pStyle w:val="TableBullet"/>
              <w:keepNext/>
              <w:spacing w:beforeLines="20" w:before="48" w:afterLines="20" w:after="48"/>
              <w:rPr>
                <w:color w:val="000000"/>
              </w:rPr>
            </w:pPr>
            <w:r w:rsidRPr="00E905BE">
              <w:t>Other</w:t>
            </w:r>
            <w:del w:id="186" w:author="Author">
              <w:r w:rsidRPr="00E905BE" w:rsidDel="00CF3CF8">
                <w:delText>.</w:delText>
              </w:r>
            </w:del>
          </w:p>
        </w:tc>
        <w:tc>
          <w:tcPr>
            <w:tcW w:w="2330" w:type="dxa"/>
            <w:hideMark/>
          </w:tcPr>
          <w:p w14:paraId="6073D157" w14:textId="31E00FFF" w:rsidR="00457C3B" w:rsidRDefault="007A3A64" w:rsidP="003B6BDF">
            <w:pPr>
              <w:pStyle w:val="TableBody"/>
              <w:keepNext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Elevation Method</w:t>
            </w:r>
          </w:p>
          <w:p w14:paraId="37E54999" w14:textId="7412B114" w:rsidR="00E905BE" w:rsidRDefault="00457C3B" w:rsidP="003B6BDF">
            <w:pPr>
              <w:pStyle w:val="TableBody"/>
              <w:keepNext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M</w:t>
            </w:r>
            <w:r w:rsidR="00E905BE" w:rsidRPr="003B09EF">
              <w:t xml:space="preserve">ethod used to define ground surface and </w:t>
            </w:r>
            <w:ins w:id="187" w:author="Author">
              <w:r w:rsidR="00B06F55">
                <w:t>RPE</w:t>
              </w:r>
            </w:ins>
            <w:del w:id="188" w:author="Author">
              <w:r w:rsidR="00E905BE" w:rsidRPr="003B09EF" w:rsidDel="00B06F55">
                <w:delText>reference point elevation</w:delText>
              </w:r>
            </w:del>
            <w:r w:rsidR="00E905BE">
              <w:t>.</w:t>
            </w:r>
          </w:p>
          <w:p w14:paraId="642D83F6" w14:textId="77777777" w:rsidR="00E905BE" w:rsidRDefault="00E905BE" w:rsidP="003B6BDF">
            <w:pPr>
              <w:pStyle w:val="TableBody"/>
              <w:keepNext/>
              <w:spacing w:beforeLines="20" w:before="48" w:afterLines="20" w:after="48"/>
            </w:pPr>
            <w:r w:rsidRPr="00E068D8">
              <w:rPr>
                <w:b/>
                <w:bCs/>
              </w:rPr>
              <w:t>List of Options</w:t>
            </w:r>
            <w:r>
              <w:t>:</w:t>
            </w:r>
          </w:p>
          <w:p w14:paraId="412C5EB1" w14:textId="77777777" w:rsidR="00E905BE" w:rsidRPr="00CF3CF8" w:rsidRDefault="00E905BE" w:rsidP="003B6BDF">
            <w:pPr>
              <w:pStyle w:val="TableBullet"/>
              <w:spacing w:beforeLines="20" w:before="48" w:afterLines="20" w:after="48"/>
            </w:pPr>
            <w:r w:rsidRPr="003D0625">
              <w:t>Surv</w:t>
            </w:r>
            <w:r w:rsidRPr="00CF3CF8">
              <w:t>eyed to a benchmark</w:t>
            </w:r>
          </w:p>
          <w:p w14:paraId="5E397C79" w14:textId="77777777" w:rsidR="00E905BE" w:rsidRPr="00CF3CF8" w:rsidRDefault="00E905BE" w:rsidP="003B6BDF">
            <w:pPr>
              <w:pStyle w:val="TableBullet"/>
              <w:spacing w:beforeLines="20" w:before="48" w:afterLines="20" w:after="48"/>
            </w:pPr>
            <w:r w:rsidRPr="00CF3CF8">
              <w:t>USGS quad</w:t>
            </w:r>
          </w:p>
          <w:p w14:paraId="5E69156E" w14:textId="77777777" w:rsidR="00E905BE" w:rsidRPr="00CF3CF8" w:rsidRDefault="00E905BE" w:rsidP="003B6BDF">
            <w:pPr>
              <w:pStyle w:val="TableBullet"/>
              <w:spacing w:beforeLines="20" w:before="48" w:afterLines="20" w:after="48"/>
            </w:pPr>
            <w:r w:rsidRPr="00CF3CF8">
              <w:t>GPS</w:t>
            </w:r>
          </w:p>
          <w:p w14:paraId="00681740" w14:textId="77777777" w:rsidR="00E905BE" w:rsidRPr="00CF3CF8" w:rsidRDefault="00E905BE" w:rsidP="003B6BDF">
            <w:pPr>
              <w:pStyle w:val="TableBullet"/>
              <w:spacing w:beforeLines="20" w:before="48" w:afterLines="20" w:after="48"/>
            </w:pPr>
            <w:r w:rsidRPr="00CF3CF8">
              <w:t>GPS with WAAS</w:t>
            </w:r>
          </w:p>
          <w:p w14:paraId="11B6C77E" w14:textId="54FD3AAA" w:rsidR="00E905BE" w:rsidRPr="00CF3CF8" w:rsidRDefault="00E905BE" w:rsidP="003B6BDF">
            <w:pPr>
              <w:pStyle w:val="TableBullet"/>
              <w:spacing w:beforeLines="20" w:before="48" w:afterLines="20" w:after="48"/>
            </w:pPr>
            <w:r w:rsidRPr="00CF3CF8">
              <w:t>Unknown</w:t>
            </w:r>
          </w:p>
          <w:p w14:paraId="2C0FEBCA" w14:textId="77777777" w:rsidR="00E905BE" w:rsidRPr="005A55BE" w:rsidRDefault="00E905BE" w:rsidP="003B6BDF">
            <w:pPr>
              <w:pStyle w:val="TableBullet"/>
              <w:spacing w:beforeLines="20" w:before="48" w:afterLines="20" w:after="48"/>
            </w:pPr>
            <w:r w:rsidRPr="00CF3CF8">
              <w:t>Oth</w:t>
            </w:r>
            <w:r w:rsidRPr="005A55BE">
              <w:t>er</w:t>
            </w:r>
          </w:p>
        </w:tc>
        <w:tc>
          <w:tcPr>
            <w:tcW w:w="2129" w:type="dxa"/>
            <w:hideMark/>
          </w:tcPr>
          <w:p w14:paraId="79D57501" w14:textId="204AEA9F" w:rsidR="00E905BE" w:rsidRPr="003B09EF" w:rsidRDefault="00E905BE" w:rsidP="003B6BDF">
            <w:pPr>
              <w:pStyle w:val="TableBody"/>
              <w:keepNext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246" w:type="dxa"/>
            <w:hideMark/>
          </w:tcPr>
          <w:p w14:paraId="6B676956" w14:textId="7BD289B1" w:rsidR="00457C3B" w:rsidRDefault="007A3A64" w:rsidP="003B6BDF">
            <w:pPr>
              <w:pStyle w:val="TableBody"/>
              <w:keepNext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ELEV_METHOD</w:t>
            </w:r>
          </w:p>
          <w:p w14:paraId="0CF6924A" w14:textId="4A554D4B" w:rsidR="00E905BE" w:rsidRPr="003B09EF" w:rsidRDefault="00457C3B" w:rsidP="003B6BDF">
            <w:pPr>
              <w:pStyle w:val="TableBody"/>
              <w:keepNext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C</w:t>
            </w:r>
            <w:r w:rsidR="00E905BE" w:rsidRPr="003B09EF">
              <w:t>ode representing the method by which the elevation measurement was collected</w:t>
            </w:r>
            <w:r w:rsidR="00E905BE">
              <w:t>.</w:t>
            </w:r>
          </w:p>
          <w:p w14:paraId="214891A5" w14:textId="77777777" w:rsidR="00E905BE" w:rsidRPr="003B09EF" w:rsidRDefault="00E905BE" w:rsidP="003B6BDF">
            <w:pPr>
              <w:pStyle w:val="TableBody"/>
              <w:keepNext/>
              <w:spacing w:beforeLines="20" w:before="48" w:afterLines="20" w:after="48"/>
            </w:pPr>
            <w:r w:rsidRPr="00E068D8">
              <w:rPr>
                <w:b/>
                <w:bCs/>
              </w:rPr>
              <w:t>List of Options</w:t>
            </w:r>
            <w:r w:rsidRPr="003B09EF">
              <w:t>:</w:t>
            </w:r>
          </w:p>
          <w:p w14:paraId="719514B1" w14:textId="51B09AC8" w:rsidR="00A842AC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3B09EF">
              <w:rPr>
                <w:b/>
                <w:bCs/>
              </w:rPr>
              <w:t>DIG</w:t>
            </w:r>
            <w:r w:rsidRPr="003B09EF">
              <w:t xml:space="preserve"> </w:t>
            </w:r>
            <w:r>
              <w:t>–</w:t>
            </w:r>
            <w:r w:rsidRPr="003B09EF">
              <w:t xml:space="preserve"> Conventional differential leveling, digital or non-digital (Federal Geodetic Control Subcommittee, Third Order) based on minimum of 2 geodetic control points.</w:t>
            </w:r>
          </w:p>
          <w:p w14:paraId="6E9BD67B" w14:textId="7F2ED02E" w:rsidR="00E905BE" w:rsidRPr="003B09EF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3B09EF">
              <w:rPr>
                <w:b/>
                <w:bCs/>
              </w:rPr>
              <w:t>TRIG</w:t>
            </w:r>
            <w:r w:rsidRPr="003B09EF">
              <w:t xml:space="preserve"> </w:t>
            </w:r>
            <w:r>
              <w:t>–</w:t>
            </w:r>
            <w:r w:rsidRPr="003B09EF">
              <w:t xml:space="preserve"> Trigonometric leveling using total stations (Federal Geodetic Control Subcommittee, Third Order) based on minimum of 2 geodetic control. (May not achieve 0.1 foot accuracy; may not be compliant with AB2886. Results will vary with length of line and accuracy of equipment utilized.)</w:t>
            </w:r>
          </w:p>
          <w:p w14:paraId="6B80302E" w14:textId="2CFC1A1C" w:rsidR="00E905BE" w:rsidRPr="00875C12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3B09EF">
              <w:rPr>
                <w:b/>
                <w:bCs/>
              </w:rPr>
              <w:t>CGPS</w:t>
            </w:r>
            <w:r w:rsidRPr="003B09EF">
              <w:t xml:space="preserve"> </w:t>
            </w:r>
            <w:r>
              <w:t>–</w:t>
            </w:r>
            <w:r w:rsidRPr="003B09EF">
              <w:t xml:space="preserve"> Conventional elevation survey technique (Federal Geodetic Control Subcommittee Third Order) based on minimum of 2 GPS-derived control points (</w:t>
            </w:r>
            <w:ins w:id="189" w:author="Author">
              <w:r w:rsidR="00537666">
                <w:t>real-time kin</w:t>
              </w:r>
              <w:r w:rsidR="00BD04F6">
                <w:t>ematic</w:t>
              </w:r>
            </w:ins>
            <w:del w:id="190" w:author="Author">
              <w:r w:rsidRPr="003B09EF" w:rsidDel="00537666">
                <w:delText>RTK</w:delText>
              </w:r>
            </w:del>
            <w:r w:rsidRPr="003B09EF">
              <w:t xml:space="preserve">, static, </w:t>
            </w:r>
            <w:r>
              <w:t>and</w:t>
            </w:r>
            <w:r w:rsidRPr="003B09EF">
              <w:t xml:space="preserve"> rapid/fast-static) established from HPGN or HPGN-</w:t>
            </w:r>
            <w:r>
              <w:t>d</w:t>
            </w:r>
            <w:r w:rsidRPr="003B09EF">
              <w:t>ensification geodetic control points.</w:t>
            </w:r>
          </w:p>
        </w:tc>
        <w:tc>
          <w:tcPr>
            <w:tcW w:w="3600" w:type="dxa"/>
            <w:hideMark/>
          </w:tcPr>
          <w:p w14:paraId="460C8D6C" w14:textId="56F94642" w:rsidR="00457C3B" w:rsidRDefault="007A3A64" w:rsidP="003B6BDF">
            <w:pPr>
              <w:pStyle w:val="TableBody"/>
              <w:keepNext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Altitude Method</w:t>
            </w:r>
          </w:p>
          <w:p w14:paraId="2FC54C86" w14:textId="0458ABEB" w:rsidR="00E905BE" w:rsidRPr="003B09EF" w:rsidRDefault="00457C3B" w:rsidP="003B6BDF">
            <w:pPr>
              <w:pStyle w:val="TableBody"/>
              <w:keepNext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C</w:t>
            </w:r>
            <w:r w:rsidR="00E905BE" w:rsidRPr="003B09EF">
              <w:t>ode that best describes method used to determine altitude</w:t>
            </w:r>
            <w:r w:rsidR="00E905BE">
              <w:t>.</w:t>
            </w:r>
          </w:p>
          <w:p w14:paraId="353F86B8" w14:textId="77777777" w:rsidR="00E905BE" w:rsidRPr="003B09EF" w:rsidRDefault="00E905BE" w:rsidP="003B6BDF">
            <w:pPr>
              <w:pStyle w:val="TableBody"/>
              <w:keepNext/>
              <w:spacing w:beforeLines="20" w:before="48" w:afterLines="20" w:after="48"/>
            </w:pPr>
            <w:r w:rsidRPr="00E068D8">
              <w:rPr>
                <w:b/>
                <w:bCs/>
              </w:rPr>
              <w:t>List of Options</w:t>
            </w:r>
            <w:r w:rsidRPr="003B09EF">
              <w:t>:</w:t>
            </w:r>
          </w:p>
          <w:p w14:paraId="61200759" w14:textId="0A883A07" w:rsidR="00E905BE" w:rsidRPr="00E905BE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Altimeter.</w:t>
            </w:r>
          </w:p>
          <w:p w14:paraId="24C6DE9D" w14:textId="7AF41CC6" w:rsidR="00E905BE" w:rsidRPr="00E905BE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Differentially corrected GPS.</w:t>
            </w:r>
          </w:p>
          <w:p w14:paraId="00DFEC30" w14:textId="0200C0FC" w:rsidR="00A842AC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Survey-grade GPSF.</w:t>
            </w:r>
          </w:p>
          <w:p w14:paraId="2FFAA4B5" w14:textId="36835774" w:rsidR="00E905BE" w:rsidRPr="00E905BE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Interferometric synthetic aperture radar, airplane.</w:t>
            </w:r>
          </w:p>
          <w:p w14:paraId="7CA9A785" w14:textId="63ED6D39" w:rsidR="00A842AC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Light detection and ranging, airplane.</w:t>
            </w:r>
          </w:p>
          <w:p w14:paraId="125C3704" w14:textId="26841AD8" w:rsidR="00A842AC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Level or other surveyed method.</w:t>
            </w:r>
          </w:p>
          <w:p w14:paraId="711B5DF3" w14:textId="3506A2F7" w:rsidR="00A842AC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Interpolated from topographic map.</w:t>
            </w:r>
          </w:p>
          <w:p w14:paraId="791AB914" w14:textId="7326074F" w:rsidR="00E905BE" w:rsidRPr="00E905BE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Interpolated from digital elevation model.</w:t>
            </w:r>
          </w:p>
          <w:p w14:paraId="334AB197" w14:textId="14F34AD4" w:rsidR="00A842AC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Reported method of determination.</w:t>
            </w:r>
          </w:p>
          <w:p w14:paraId="25F7212D" w14:textId="09945FD8" w:rsidR="00E905BE" w:rsidRPr="00E905BE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GNSS1 – Level 1 Quality Survey-grade Global Navigation Satellite System.</w:t>
            </w:r>
          </w:p>
          <w:p w14:paraId="14C0768B" w14:textId="735071E4" w:rsidR="00E905BE" w:rsidRPr="00E905BE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GNSS2 – Level 2 Quality Survey-grade Global Navigation Satellite System.</w:t>
            </w:r>
          </w:p>
          <w:p w14:paraId="36907901" w14:textId="5F3141F1" w:rsidR="00E905BE" w:rsidRPr="00E905BE" w:rsidRDefault="00E905BE" w:rsidP="003B6BDF">
            <w:pPr>
              <w:pStyle w:val="TableBullet"/>
              <w:keepNext/>
              <w:spacing w:beforeLines="20" w:before="48" w:afterLines="20" w:after="48"/>
            </w:pPr>
            <w:r w:rsidRPr="00E905BE">
              <w:t>GNSS3 – Level 3 Quality Survey-grade Global Navigation Satellite System.</w:t>
            </w:r>
          </w:p>
          <w:p w14:paraId="2421829C" w14:textId="002C6396" w:rsidR="00E905BE" w:rsidRPr="003B09EF" w:rsidRDefault="00E905BE" w:rsidP="003B6BDF">
            <w:pPr>
              <w:pStyle w:val="TableBullet"/>
              <w:keepNext/>
              <w:spacing w:beforeLines="20" w:before="48" w:afterLines="20" w:after="48"/>
              <w:rPr>
                <w:rFonts w:asciiTheme="majorHAnsi" w:eastAsia="Times New Roman" w:hAnsiTheme="majorHAnsi" w:cstheme="majorHAnsi"/>
                <w:color w:val="000000"/>
              </w:rPr>
            </w:pPr>
            <w:r w:rsidRPr="00E905BE">
              <w:t>GNSS4 – Level 4 Quality Survey-grade Global Navigation Satellite System.</w:t>
            </w:r>
          </w:p>
        </w:tc>
        <w:tc>
          <w:tcPr>
            <w:tcW w:w="2016" w:type="dxa"/>
            <w:hideMark/>
          </w:tcPr>
          <w:p w14:paraId="349C54F8" w14:textId="41F51A07" w:rsidR="00E905BE" w:rsidRPr="003B09EF" w:rsidRDefault="00E905BE" w:rsidP="003B6BDF">
            <w:pPr>
              <w:pStyle w:val="TableBody"/>
              <w:keepNext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7CBA9224" w14:textId="34092EAA" w:rsidR="00457C3B" w:rsidRDefault="00BF52AD" w:rsidP="003B6BDF">
            <w:pPr>
              <w:pStyle w:val="TableBody"/>
              <w:keepNext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</w:rPr>
              <w:t>Elevation Determination Method</w:t>
            </w:r>
          </w:p>
          <w:p w14:paraId="49A19AC3" w14:textId="1C856E75" w:rsidR="00E905BE" w:rsidRPr="00582686" w:rsidRDefault="00457C3B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Method used to determine elevation.</w:t>
            </w:r>
          </w:p>
        </w:tc>
      </w:tr>
      <w:tr w:rsidR="00E905BE" w:rsidRPr="003B09EF" w14:paraId="7E114E97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3A4DF44D" w14:textId="77777777" w:rsidR="00E905BE" w:rsidRPr="00426E8F" w:rsidRDefault="00E905BE" w:rsidP="003B6BDF">
            <w:pPr>
              <w:pStyle w:val="TableBody"/>
              <w:keepNext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Elevation Vertical Datum</w:t>
            </w:r>
          </w:p>
        </w:tc>
        <w:tc>
          <w:tcPr>
            <w:tcW w:w="3763" w:type="dxa"/>
            <w:hideMark/>
          </w:tcPr>
          <w:p w14:paraId="15457F54" w14:textId="5F4FFDAF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Elevation Vertical Datum</w:t>
            </w:r>
          </w:p>
          <w:p w14:paraId="5BA1FEAB" w14:textId="26326739" w:rsidR="00E905BE" w:rsidRPr="003B09EF" w:rsidRDefault="00457C3B" w:rsidP="003B6BDF">
            <w:pPr>
              <w:pStyle w:val="TableBody"/>
              <w:keepNext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Vertical datum associated with elevation measurements.</w:t>
            </w:r>
          </w:p>
          <w:p w14:paraId="3E72C887" w14:textId="77777777" w:rsidR="00E905BE" w:rsidRPr="003B09EF" w:rsidRDefault="00E905BE" w:rsidP="003B6BDF">
            <w:pPr>
              <w:pStyle w:val="TableBody"/>
              <w:keepNext/>
              <w:spacing w:beforeLines="20" w:before="48" w:afterLines="20" w:after="48"/>
              <w:rPr>
                <w:rFonts w:asciiTheme="majorHAnsi" w:hAnsiTheme="majorHAnsi" w:cstheme="majorHAnsi"/>
                <w:color w:val="000000"/>
              </w:rPr>
            </w:pPr>
            <w:r w:rsidRPr="003B09EF">
              <w:rPr>
                <w:rFonts w:asciiTheme="majorHAnsi" w:hAnsiTheme="majorHAnsi" w:cstheme="majorHAnsi"/>
                <w:b/>
                <w:bCs/>
                <w:color w:val="000000"/>
              </w:rPr>
              <w:t>Format</w:t>
            </w:r>
            <w:r w:rsidRPr="003B09EF">
              <w:rPr>
                <w:rFonts w:asciiTheme="majorHAnsi" w:hAnsiTheme="majorHAnsi" w:cstheme="majorHAnsi"/>
                <w:color w:val="000000"/>
              </w:rPr>
              <w:t>: NAVD88 (recommended)</w:t>
            </w:r>
            <w:r>
              <w:rPr>
                <w:rFonts w:asciiTheme="majorHAnsi" w:hAnsiTheme="majorHAnsi" w:cstheme="majorHAnsi"/>
                <w:color w:val="000000"/>
              </w:rPr>
              <w:t>.</w:t>
            </w:r>
          </w:p>
          <w:p w14:paraId="5A1D9C5D" w14:textId="21D72462" w:rsidR="00E905BE" w:rsidRPr="003B09EF" w:rsidRDefault="00E905BE" w:rsidP="003B6BDF">
            <w:pPr>
              <w:pStyle w:val="TableBody"/>
              <w:keepNext/>
              <w:spacing w:beforeLines="20" w:before="48" w:afterLines="20" w:after="48"/>
              <w:rPr>
                <w:rFonts w:asciiTheme="majorHAnsi" w:hAnsiTheme="majorHAnsi" w:cstheme="majorHAnsi"/>
                <w:color w:val="000000"/>
              </w:rPr>
            </w:pPr>
            <w:r w:rsidRPr="003B09EF">
              <w:rPr>
                <w:rFonts w:asciiTheme="majorHAnsi" w:hAnsiTheme="majorHAnsi" w:cstheme="majorHAnsi"/>
                <w:b/>
                <w:bCs/>
                <w:color w:val="000000"/>
              </w:rPr>
              <w:t>Reporting Accuracy</w:t>
            </w:r>
            <w:r w:rsidRPr="003B09EF">
              <w:rPr>
                <w:rFonts w:asciiTheme="majorHAnsi" w:hAnsiTheme="majorHAnsi" w:cstheme="majorHAnsi"/>
                <w:color w:val="000000"/>
              </w:rPr>
              <w:t xml:space="preserve">: </w:t>
            </w:r>
            <w:r>
              <w:rPr>
                <w:rFonts w:asciiTheme="majorHAnsi" w:hAnsiTheme="majorHAnsi" w:cstheme="majorHAnsi"/>
                <w:color w:val="000000"/>
              </w:rPr>
              <w:t>T</w:t>
            </w:r>
            <w:r w:rsidRPr="003B09EF">
              <w:rPr>
                <w:rFonts w:asciiTheme="majorHAnsi" w:hAnsiTheme="majorHAnsi" w:cstheme="majorHAnsi"/>
                <w:color w:val="000000"/>
              </w:rPr>
              <w:t>enth of a foot or greater accuracy</w:t>
            </w:r>
            <w:r>
              <w:rPr>
                <w:rFonts w:asciiTheme="majorHAnsi" w:hAnsiTheme="majorHAnsi" w:cstheme="majorHAnsi"/>
                <w:color w:val="000000"/>
              </w:rPr>
              <w:t>.</w:t>
            </w:r>
          </w:p>
        </w:tc>
        <w:tc>
          <w:tcPr>
            <w:tcW w:w="2330" w:type="dxa"/>
            <w:hideMark/>
          </w:tcPr>
          <w:p w14:paraId="3D0477DF" w14:textId="77777777" w:rsidR="00E905BE" w:rsidRPr="003B09EF" w:rsidRDefault="00E905BE" w:rsidP="003B6BDF">
            <w:pPr>
              <w:pStyle w:val="TableBody"/>
              <w:keepNext/>
              <w:spacing w:beforeLines="20" w:before="48" w:afterLines="20" w:after="48"/>
            </w:pPr>
            <w:r w:rsidRPr="003B09EF">
              <w:t>NAVD88</w:t>
            </w:r>
          </w:p>
        </w:tc>
        <w:tc>
          <w:tcPr>
            <w:tcW w:w="2129" w:type="dxa"/>
            <w:hideMark/>
          </w:tcPr>
          <w:p w14:paraId="6F7788EA" w14:textId="77777777" w:rsidR="00E905BE" w:rsidRPr="00E905BE" w:rsidRDefault="00E905BE" w:rsidP="003B6BDF">
            <w:pPr>
              <w:pStyle w:val="TableBody"/>
              <w:keepNext/>
              <w:spacing w:beforeLines="20" w:before="48" w:afterLines="20" w:after="48"/>
            </w:pPr>
            <w:r w:rsidRPr="003B09EF">
              <w:t>NAVD88</w:t>
            </w:r>
          </w:p>
        </w:tc>
        <w:tc>
          <w:tcPr>
            <w:tcW w:w="3246" w:type="dxa"/>
            <w:hideMark/>
          </w:tcPr>
          <w:p w14:paraId="423CC417" w14:textId="1AC3F8D2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ELEV_DATUM</w:t>
            </w:r>
          </w:p>
          <w:p w14:paraId="2F729BB4" w14:textId="77777777" w:rsidR="00D47C8C" w:rsidRDefault="00457C3B" w:rsidP="003B6BDF">
            <w:pPr>
              <w:pStyle w:val="TableBody"/>
              <w:keepNext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Code representing datum from which elevation was determined.</w:t>
            </w:r>
          </w:p>
          <w:p w14:paraId="57CC7038" w14:textId="72A173F2" w:rsidR="00E905BE" w:rsidRPr="003B09EF" w:rsidRDefault="00E905BE" w:rsidP="003B6BDF">
            <w:pPr>
              <w:pStyle w:val="TableBody"/>
              <w:keepNext/>
              <w:spacing w:beforeLines="20" w:before="48" w:afterLines="20" w:after="48"/>
            </w:pPr>
            <w:r w:rsidRPr="003B09EF">
              <w:t>NAVD88 preferred.</w:t>
            </w:r>
          </w:p>
        </w:tc>
        <w:tc>
          <w:tcPr>
            <w:tcW w:w="3600" w:type="dxa"/>
            <w:hideMark/>
          </w:tcPr>
          <w:p w14:paraId="0869103B" w14:textId="6B2D4663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t>Altitude Datum</w:t>
            </w:r>
          </w:p>
          <w:p w14:paraId="58F9EDE2" w14:textId="179CADC7" w:rsidR="00E905BE" w:rsidRPr="003B09EF" w:rsidRDefault="00457C3B" w:rsidP="003B6BDF">
            <w:pPr>
              <w:pStyle w:val="TableBody"/>
              <w:keepNext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NGVD29 or NAVD88</w:t>
            </w:r>
            <w:ins w:id="191" w:author="Author">
              <w:r w:rsidR="00524F5F">
                <w:t>.</w:t>
              </w:r>
            </w:ins>
          </w:p>
        </w:tc>
        <w:tc>
          <w:tcPr>
            <w:tcW w:w="2016" w:type="dxa"/>
            <w:hideMark/>
          </w:tcPr>
          <w:p w14:paraId="0727D344" w14:textId="4EA4F89C" w:rsidR="00E905BE" w:rsidRPr="00E905BE" w:rsidRDefault="00E905BE" w:rsidP="003B6BDF">
            <w:pPr>
              <w:pStyle w:val="TableBody"/>
              <w:keepNext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6C84EFA6" w14:textId="42F22359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25437B">
              <w:rPr>
                <w:rFonts w:asciiTheme="minorHAnsi" w:hAnsiTheme="minorHAnsi" w:cstheme="minorHAnsi"/>
                <w:color w:val="000000"/>
              </w:rPr>
              <w:t>Vertical Datum</w:t>
            </w:r>
          </w:p>
          <w:p w14:paraId="4CAF59B5" w14:textId="6A0E9D7C" w:rsidR="00E905BE" w:rsidRPr="00582686" w:rsidRDefault="00457C3B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  <w:color w:val="000000"/>
              </w:rPr>
              <w:t>Datum of vertical coordinate/</w:t>
            </w:r>
            <w:r w:rsidR="00D47C8C">
              <w:rPr>
                <w:rFonts w:asciiTheme="minorHAnsi" w:hAnsiTheme="minorHAnsi" w:cstheme="minorHAnsi"/>
                <w:color w:val="000000"/>
              </w:rPr>
              <w:t>‌</w:t>
            </w:r>
            <w:r w:rsidR="00E905BE" w:rsidRPr="00582686">
              <w:rPr>
                <w:rFonts w:asciiTheme="minorHAnsi" w:hAnsiTheme="minorHAnsi" w:cstheme="minorHAnsi"/>
                <w:color w:val="000000"/>
              </w:rPr>
              <w:t>elevation.</w:t>
            </w:r>
          </w:p>
        </w:tc>
      </w:tr>
      <w:tr w:rsidR="00E905BE" w:rsidRPr="003B09EF" w14:paraId="01F75CC3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7900EEE3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lastRenderedPageBreak/>
              <w:t>Elevation Accuracy</w:t>
            </w:r>
          </w:p>
        </w:tc>
        <w:tc>
          <w:tcPr>
            <w:tcW w:w="3763" w:type="dxa"/>
            <w:hideMark/>
          </w:tcPr>
          <w:p w14:paraId="06BEA453" w14:textId="5E42F003" w:rsidR="00457C3B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Elevation Accuracy</w:t>
            </w:r>
          </w:p>
          <w:p w14:paraId="33D97A5E" w14:textId="5AB2B4A1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Accuracy of elevation measurements.</w:t>
            </w:r>
          </w:p>
          <w:p w14:paraId="3EA45472" w14:textId="77777777" w:rsidR="00E905BE" w:rsidRPr="00D47C8C" w:rsidRDefault="00E905BE" w:rsidP="003B6BDF">
            <w:pPr>
              <w:pStyle w:val="TableBody"/>
              <w:spacing w:beforeLines="20" w:before="48" w:afterLines="20" w:after="48"/>
            </w:pPr>
            <w:r w:rsidRPr="000C34DD">
              <w:rPr>
                <w:b/>
                <w:bCs/>
              </w:rPr>
              <w:t>List of Options</w:t>
            </w:r>
            <w:r w:rsidRPr="00D47C8C">
              <w:t>:</w:t>
            </w:r>
          </w:p>
          <w:p w14:paraId="41486205" w14:textId="148E6685" w:rsidR="00E905BE" w:rsidRPr="005A55BE" w:rsidRDefault="00E905BE" w:rsidP="003B6BDF">
            <w:pPr>
              <w:pStyle w:val="TableBullet"/>
              <w:spacing w:beforeLines="20" w:before="48" w:afterLines="20" w:after="48"/>
            </w:pPr>
            <w:r w:rsidRPr="005A55BE">
              <w:t>0.1 f</w:t>
            </w:r>
            <w:ins w:id="192" w:author="Author">
              <w:r w:rsidR="00B06F55">
                <w:t>oo</w:t>
              </w:r>
            </w:ins>
            <w:del w:id="193" w:author="Author">
              <w:r w:rsidRPr="005A55BE" w:rsidDel="00B06F55">
                <w:delText>ee</w:delText>
              </w:r>
            </w:del>
            <w:r w:rsidRPr="005A55BE">
              <w:t>t</w:t>
            </w:r>
          </w:p>
          <w:p w14:paraId="10E53409" w14:textId="36DAB2D6" w:rsidR="00E905BE" w:rsidRPr="005A55BE" w:rsidRDefault="00E905BE" w:rsidP="003B6BDF">
            <w:pPr>
              <w:pStyle w:val="TableBullet"/>
              <w:spacing w:beforeLines="20" w:before="48" w:afterLines="20" w:after="48"/>
            </w:pPr>
            <w:r w:rsidRPr="005A55BE">
              <w:t>0.01 f</w:t>
            </w:r>
            <w:ins w:id="194" w:author="Author">
              <w:r w:rsidR="00B06F55">
                <w:t>oo</w:t>
              </w:r>
            </w:ins>
            <w:del w:id="195" w:author="Author">
              <w:r w:rsidRPr="005A55BE" w:rsidDel="00B06F55">
                <w:delText>ee</w:delText>
              </w:r>
            </w:del>
            <w:r w:rsidRPr="005A55BE">
              <w:t>t</w:t>
            </w:r>
          </w:p>
          <w:p w14:paraId="4409E50E" w14:textId="5E03B7B8" w:rsidR="00E905BE" w:rsidRPr="005A55BE" w:rsidRDefault="00E905BE" w:rsidP="003B6BDF">
            <w:pPr>
              <w:pStyle w:val="TableBullet"/>
              <w:spacing w:beforeLines="20" w:before="48" w:afterLines="20" w:after="48"/>
            </w:pPr>
            <w:r w:rsidRPr="005A55BE">
              <w:t>0.001 f</w:t>
            </w:r>
            <w:ins w:id="196" w:author="Author">
              <w:r w:rsidR="00B06F55">
                <w:t>oo</w:t>
              </w:r>
            </w:ins>
            <w:del w:id="197" w:author="Author">
              <w:r w:rsidRPr="005A55BE" w:rsidDel="00B06F55">
                <w:delText>ee</w:delText>
              </w:r>
            </w:del>
            <w:r w:rsidRPr="005A55BE">
              <w:t>t</w:t>
            </w:r>
          </w:p>
          <w:p w14:paraId="4AA5353C" w14:textId="52450784" w:rsidR="00E905BE" w:rsidRPr="005A55BE" w:rsidRDefault="00E905BE" w:rsidP="003B6BDF">
            <w:pPr>
              <w:pStyle w:val="TableBullet"/>
              <w:spacing w:beforeLines="20" w:before="48" w:afterLines="20" w:after="48"/>
            </w:pPr>
            <w:r w:rsidRPr="005A55BE">
              <w:t>1 foot</w:t>
            </w:r>
          </w:p>
          <w:p w14:paraId="3EF80EE5" w14:textId="77777777" w:rsidR="00E905BE" w:rsidRPr="005A55BE" w:rsidRDefault="00E905BE" w:rsidP="003B6BDF">
            <w:pPr>
              <w:pStyle w:val="TableBullet"/>
              <w:spacing w:beforeLines="20" w:before="48" w:afterLines="20" w:after="48"/>
            </w:pPr>
            <w:r w:rsidRPr="005A55BE">
              <w:t>2.5 feet</w:t>
            </w:r>
          </w:p>
          <w:p w14:paraId="4D6047B3" w14:textId="5722551E" w:rsidR="00E905BE" w:rsidRPr="00815BF7" w:rsidRDefault="00BE0677" w:rsidP="003B6BDF">
            <w:pPr>
              <w:pStyle w:val="TableBullet"/>
              <w:spacing w:beforeLines="20" w:before="48" w:afterLines="20" w:after="48"/>
            </w:pPr>
            <w:ins w:id="198" w:author="Author">
              <w:r>
                <w:t xml:space="preserve">5 </w:t>
              </w:r>
            </w:ins>
            <w:r w:rsidR="00E905BE" w:rsidRPr="005A55BE">
              <w:t>feet</w:t>
            </w:r>
          </w:p>
          <w:p w14:paraId="01AB7612" w14:textId="77777777" w:rsidR="00E905BE" w:rsidRPr="00815BF7" w:rsidRDefault="00E905BE" w:rsidP="003B6BDF">
            <w:pPr>
              <w:pStyle w:val="TableBullet"/>
              <w:spacing w:beforeLines="20" w:before="48" w:afterLines="20" w:after="48"/>
            </w:pPr>
            <w:r w:rsidRPr="00815BF7">
              <w:t>10 feet</w:t>
            </w:r>
          </w:p>
          <w:p w14:paraId="29DD546D" w14:textId="77777777" w:rsidR="00E905BE" w:rsidRPr="00815BF7" w:rsidRDefault="00E905BE" w:rsidP="003B6BDF">
            <w:pPr>
              <w:pStyle w:val="TableBullet"/>
              <w:spacing w:beforeLines="20" w:before="48" w:afterLines="20" w:after="48"/>
            </w:pPr>
            <w:r w:rsidRPr="00815BF7">
              <w:t>50 feet</w:t>
            </w:r>
          </w:p>
          <w:p w14:paraId="2AFCA2CE" w14:textId="77777777" w:rsidR="00E905BE" w:rsidRPr="005A55BE" w:rsidRDefault="00E905BE" w:rsidP="003B6BDF">
            <w:pPr>
              <w:pStyle w:val="TableBullet"/>
              <w:spacing w:beforeLines="20" w:before="48" w:afterLines="20" w:after="48"/>
            </w:pPr>
            <w:r w:rsidRPr="00815BF7">
              <w:t>50 feet</w:t>
            </w:r>
          </w:p>
          <w:p w14:paraId="38FE9513" w14:textId="3D3E4389" w:rsidR="00E905BE" w:rsidRPr="005A55BE" w:rsidRDefault="00E905BE" w:rsidP="003B6BDF">
            <w:pPr>
              <w:pStyle w:val="TableBullet"/>
              <w:spacing w:beforeLines="20" w:before="48" w:afterLines="20" w:after="48"/>
            </w:pPr>
            <w:r w:rsidRPr="005A55BE">
              <w:t>Unknown</w:t>
            </w:r>
          </w:p>
        </w:tc>
        <w:tc>
          <w:tcPr>
            <w:tcW w:w="2330" w:type="dxa"/>
            <w:hideMark/>
          </w:tcPr>
          <w:p w14:paraId="48303EB7" w14:textId="48FE8565" w:rsidR="00457C3B" w:rsidRPr="00CF3CF8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Elevation Accuracy</w:t>
            </w:r>
          </w:p>
          <w:p w14:paraId="19A9C462" w14:textId="2A447D2B" w:rsid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accuracy of the elevation method used to define ground surface and </w:t>
            </w:r>
            <w:ins w:id="199" w:author="Author">
              <w:r w:rsidR="00B06F55">
                <w:t>RPE</w:t>
              </w:r>
            </w:ins>
            <w:del w:id="200" w:author="Author">
              <w:r w:rsidR="00E905BE" w:rsidRPr="003B09EF" w:rsidDel="00B06F55">
                <w:delText>reference point elevation</w:delText>
              </w:r>
            </w:del>
            <w:r w:rsidR="00E905BE">
              <w:t>.</w:t>
            </w:r>
          </w:p>
          <w:p w14:paraId="3FDE4778" w14:textId="77777777" w:rsidR="00E905BE" w:rsidRPr="00D47C8C" w:rsidRDefault="00E905BE" w:rsidP="003B6BDF">
            <w:pPr>
              <w:pStyle w:val="TableBody"/>
              <w:spacing w:beforeLines="20" w:before="48" w:afterLines="20" w:after="48"/>
            </w:pPr>
            <w:r w:rsidRPr="000C34DD">
              <w:rPr>
                <w:b/>
                <w:bCs/>
              </w:rPr>
              <w:t>List of Options</w:t>
            </w:r>
            <w:r w:rsidRPr="00D47C8C">
              <w:t>:</w:t>
            </w:r>
          </w:p>
          <w:p w14:paraId="4D6894BE" w14:textId="0E5CFE8C" w:rsidR="00E905BE" w:rsidRPr="00815BF7" w:rsidRDefault="00E905BE" w:rsidP="003B6BDF">
            <w:pPr>
              <w:pStyle w:val="TableBullet"/>
              <w:spacing w:beforeLines="20" w:before="48" w:afterLines="20" w:after="48"/>
            </w:pPr>
            <w:r w:rsidRPr="005A55BE">
              <w:t>0.1</w:t>
            </w:r>
            <w:r>
              <w:t xml:space="preserve"> foot</w:t>
            </w:r>
          </w:p>
          <w:p w14:paraId="401F282C" w14:textId="67DB6B97" w:rsidR="00E905BE" w:rsidRPr="00815BF7" w:rsidRDefault="00E905BE" w:rsidP="003B6BDF">
            <w:pPr>
              <w:pStyle w:val="TableBullet"/>
              <w:spacing w:beforeLines="20" w:before="48" w:afterLines="20" w:after="48"/>
            </w:pPr>
            <w:r w:rsidRPr="00815BF7">
              <w:t>2.5</w:t>
            </w:r>
            <w:r>
              <w:t xml:space="preserve"> feet</w:t>
            </w:r>
          </w:p>
          <w:p w14:paraId="0654F016" w14:textId="1EBC762B" w:rsidR="00E905BE" w:rsidRPr="00815BF7" w:rsidRDefault="00E905BE" w:rsidP="003B6BDF">
            <w:pPr>
              <w:pStyle w:val="TableBullet"/>
              <w:spacing w:beforeLines="20" w:before="48" w:afterLines="20" w:after="48"/>
            </w:pPr>
            <w:r w:rsidRPr="00815BF7">
              <w:t>5</w:t>
            </w:r>
            <w:r>
              <w:t xml:space="preserve"> feet</w:t>
            </w:r>
          </w:p>
          <w:p w14:paraId="038B3624" w14:textId="189F3BFD" w:rsidR="00E905BE" w:rsidRDefault="00E905BE" w:rsidP="003B6BDF">
            <w:pPr>
              <w:pStyle w:val="TableBullet"/>
              <w:spacing w:beforeLines="20" w:before="48" w:afterLines="20" w:after="48"/>
            </w:pPr>
            <w:r w:rsidRPr="00815BF7">
              <w:t>10</w:t>
            </w:r>
            <w:r>
              <w:t xml:space="preserve"> feet</w:t>
            </w:r>
          </w:p>
          <w:p w14:paraId="0EA8B4C2" w14:textId="699A558A" w:rsidR="00E905BE" w:rsidRDefault="00E905BE" w:rsidP="003B6BDF">
            <w:pPr>
              <w:pStyle w:val="TableBullet"/>
              <w:spacing w:beforeLines="20" w:before="48" w:afterLines="20" w:after="48"/>
            </w:pPr>
            <w:r w:rsidRPr="005A55BE">
              <w:t>20</w:t>
            </w:r>
            <w:r>
              <w:t xml:space="preserve"> feet</w:t>
            </w:r>
          </w:p>
          <w:p w14:paraId="792B3A5C" w14:textId="37F2F7A3" w:rsidR="00E905BE" w:rsidRDefault="00E905BE" w:rsidP="003B6BDF">
            <w:pPr>
              <w:pStyle w:val="TableBullet"/>
              <w:spacing w:beforeLines="20" w:before="48" w:afterLines="20" w:after="48"/>
            </w:pPr>
            <w:r>
              <w:t>50 feet</w:t>
            </w:r>
          </w:p>
          <w:p w14:paraId="0A6ACAFE" w14:textId="151D9D76" w:rsidR="00E905BE" w:rsidRDefault="00E905BE" w:rsidP="003B6BDF">
            <w:pPr>
              <w:pStyle w:val="TableBullet"/>
              <w:spacing w:beforeLines="20" w:before="48" w:afterLines="20" w:after="48"/>
            </w:pPr>
            <w:r>
              <w:t>&gt; 50 feet</w:t>
            </w:r>
          </w:p>
          <w:p w14:paraId="3DFA3795" w14:textId="77777777" w:rsidR="00E905BE" w:rsidRPr="0024798A" w:rsidRDefault="00E905BE" w:rsidP="003B6BDF">
            <w:pPr>
              <w:pStyle w:val="TableBullet"/>
              <w:spacing w:beforeLines="20" w:before="48" w:afterLines="20" w:after="48"/>
              <w:rPr>
                <w:kern w:val="2"/>
                <w14:ligatures w14:val="standardContextual"/>
              </w:rPr>
            </w:pPr>
            <w:r>
              <w:t>Unknown</w:t>
            </w:r>
          </w:p>
        </w:tc>
        <w:tc>
          <w:tcPr>
            <w:tcW w:w="2129" w:type="dxa"/>
            <w:hideMark/>
          </w:tcPr>
          <w:p w14:paraId="25540A76" w14:textId="67505984" w:rsidR="009C2E4A" w:rsidRPr="005B0922" w:rsidRDefault="009C2E4A" w:rsidP="003B6BDF">
            <w:pPr>
              <w:pStyle w:val="TableBody"/>
              <w:spacing w:beforeLines="20" w:before="48" w:afterLines="20" w:after="48"/>
              <w:rPr>
                <w:ins w:id="201" w:author="Author"/>
              </w:rPr>
            </w:pPr>
            <w:ins w:id="202" w:author="Author">
              <w:r>
                <w:rPr>
                  <w:b/>
                  <w:bCs/>
                </w:rPr>
                <w:t xml:space="preserve">Attribute: </w:t>
              </w:r>
              <w:r w:rsidRPr="005B0922">
                <w:t>Elevation Accuracy</w:t>
              </w:r>
            </w:ins>
          </w:p>
          <w:p w14:paraId="2422289C" w14:textId="6E90142F" w:rsidR="009C2E4A" w:rsidRDefault="009C2E4A" w:rsidP="003B6BDF">
            <w:pPr>
              <w:pStyle w:val="TableBody"/>
              <w:spacing w:beforeLines="20" w:before="48" w:afterLines="20" w:after="48"/>
              <w:rPr>
                <w:ins w:id="203" w:author="Author"/>
              </w:rPr>
            </w:pPr>
            <w:ins w:id="204" w:author="Author">
              <w:r w:rsidRPr="00A842AC">
                <w:rPr>
                  <w:b/>
                  <w:bCs/>
                </w:rPr>
                <w:t xml:space="preserve">Definition: </w:t>
              </w:r>
              <w:r w:rsidRPr="003B09EF">
                <w:t xml:space="preserve">accuracy of the elevation method used to define ground surface and </w:t>
              </w:r>
              <w:r w:rsidR="00B06F55">
                <w:t>RPE</w:t>
              </w:r>
              <w:del w:id="205" w:author="Author">
                <w:r w:rsidRPr="003B09EF" w:rsidDel="00B06F55">
                  <w:delText>reference point elevation</w:delText>
                </w:r>
              </w:del>
              <w:r>
                <w:t>.</w:t>
              </w:r>
            </w:ins>
          </w:p>
          <w:p w14:paraId="4D7CB70C" w14:textId="77777777" w:rsidR="009C2E4A" w:rsidRPr="00D47C8C" w:rsidRDefault="009C2E4A" w:rsidP="003B6BDF">
            <w:pPr>
              <w:pStyle w:val="TableBody"/>
              <w:spacing w:beforeLines="20" w:before="48" w:afterLines="20" w:after="48"/>
              <w:rPr>
                <w:ins w:id="206" w:author="Author"/>
              </w:rPr>
            </w:pPr>
            <w:ins w:id="207" w:author="Author">
              <w:r w:rsidRPr="00D47C8C">
                <w:t>List of Options:</w:t>
              </w:r>
            </w:ins>
          </w:p>
          <w:p w14:paraId="4487210C" w14:textId="77777777" w:rsidR="009C2E4A" w:rsidRPr="0050642D" w:rsidRDefault="009C2E4A" w:rsidP="003B6BDF">
            <w:pPr>
              <w:pStyle w:val="TableBullet"/>
              <w:spacing w:beforeLines="20" w:before="48" w:afterLines="20" w:after="48"/>
              <w:rPr>
                <w:ins w:id="208" w:author="Author"/>
              </w:rPr>
            </w:pPr>
            <w:ins w:id="209" w:author="Author">
              <w:r w:rsidRPr="0050642D">
                <w:t>0.1 foot</w:t>
              </w:r>
            </w:ins>
          </w:p>
          <w:p w14:paraId="0F0BB376" w14:textId="77777777" w:rsidR="009C2E4A" w:rsidRPr="0050642D" w:rsidRDefault="009C2E4A" w:rsidP="003B6BDF">
            <w:pPr>
              <w:pStyle w:val="TableBullet"/>
              <w:spacing w:beforeLines="20" w:before="48" w:afterLines="20" w:after="48"/>
              <w:rPr>
                <w:ins w:id="210" w:author="Author"/>
              </w:rPr>
            </w:pPr>
            <w:ins w:id="211" w:author="Author">
              <w:r w:rsidRPr="0050642D">
                <w:t>2.5 feet</w:t>
              </w:r>
            </w:ins>
          </w:p>
          <w:p w14:paraId="4EF07123" w14:textId="77777777" w:rsidR="009C2E4A" w:rsidRPr="0050642D" w:rsidRDefault="009C2E4A" w:rsidP="003B6BDF">
            <w:pPr>
              <w:pStyle w:val="TableBullet"/>
              <w:spacing w:beforeLines="20" w:before="48" w:afterLines="20" w:after="48"/>
              <w:rPr>
                <w:ins w:id="212" w:author="Author"/>
              </w:rPr>
            </w:pPr>
            <w:ins w:id="213" w:author="Author">
              <w:r w:rsidRPr="0050642D">
                <w:t>5 feet</w:t>
              </w:r>
            </w:ins>
          </w:p>
          <w:p w14:paraId="79311930" w14:textId="77777777" w:rsidR="009C2E4A" w:rsidRPr="0050642D" w:rsidRDefault="009C2E4A" w:rsidP="003B6BDF">
            <w:pPr>
              <w:pStyle w:val="TableBullet"/>
              <w:spacing w:beforeLines="20" w:before="48" w:afterLines="20" w:after="48"/>
              <w:rPr>
                <w:ins w:id="214" w:author="Author"/>
              </w:rPr>
            </w:pPr>
            <w:ins w:id="215" w:author="Author">
              <w:r w:rsidRPr="0050642D">
                <w:t>10 feet</w:t>
              </w:r>
            </w:ins>
          </w:p>
          <w:p w14:paraId="6BA03F98" w14:textId="77777777" w:rsidR="009C2E4A" w:rsidRPr="0050642D" w:rsidRDefault="009C2E4A" w:rsidP="003B6BDF">
            <w:pPr>
              <w:pStyle w:val="TableBullet"/>
              <w:spacing w:beforeLines="20" w:before="48" w:afterLines="20" w:after="48"/>
              <w:rPr>
                <w:ins w:id="216" w:author="Author"/>
              </w:rPr>
            </w:pPr>
            <w:ins w:id="217" w:author="Author">
              <w:r w:rsidRPr="0050642D">
                <w:t>20 feet</w:t>
              </w:r>
            </w:ins>
          </w:p>
          <w:p w14:paraId="7DB49F7A" w14:textId="77777777" w:rsidR="009C2E4A" w:rsidRPr="0050642D" w:rsidRDefault="009C2E4A" w:rsidP="003B6BDF">
            <w:pPr>
              <w:pStyle w:val="TableBullet"/>
              <w:spacing w:beforeLines="20" w:before="48" w:afterLines="20" w:after="48"/>
              <w:rPr>
                <w:ins w:id="218" w:author="Author"/>
              </w:rPr>
            </w:pPr>
            <w:ins w:id="219" w:author="Author">
              <w:r w:rsidRPr="0050642D">
                <w:t>50 feet</w:t>
              </w:r>
            </w:ins>
          </w:p>
          <w:p w14:paraId="155715DE" w14:textId="77777777" w:rsidR="009C2E4A" w:rsidRPr="0050642D" w:rsidRDefault="009C2E4A" w:rsidP="003B6BDF">
            <w:pPr>
              <w:pStyle w:val="TableBullet"/>
              <w:spacing w:beforeLines="20" w:before="48" w:afterLines="20" w:after="48"/>
              <w:rPr>
                <w:ins w:id="220" w:author="Author"/>
              </w:rPr>
            </w:pPr>
            <w:ins w:id="221" w:author="Author">
              <w:r w:rsidRPr="0050642D">
                <w:t>&gt; 50 feet</w:t>
              </w:r>
            </w:ins>
          </w:p>
          <w:p w14:paraId="433329A4" w14:textId="48EE9394" w:rsidR="00E905BE" w:rsidRPr="003B09EF" w:rsidRDefault="009C2E4A" w:rsidP="003B6BDF">
            <w:pPr>
              <w:pStyle w:val="TableBullet"/>
              <w:spacing w:beforeLines="20" w:before="48" w:afterLines="20" w:after="48"/>
            </w:pPr>
            <w:ins w:id="222" w:author="Author">
              <w:r>
                <w:t>Unknown</w:t>
              </w:r>
            </w:ins>
            <w:del w:id="223" w:author="Author">
              <w:r w:rsidR="00E905BE" w:rsidDel="009C2E4A">
                <w:delText>Not reported.</w:delText>
              </w:r>
            </w:del>
          </w:p>
        </w:tc>
        <w:tc>
          <w:tcPr>
            <w:tcW w:w="3246" w:type="dxa"/>
            <w:hideMark/>
          </w:tcPr>
          <w:p w14:paraId="5691D14C" w14:textId="10871764" w:rsidR="00457C3B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ELEV_ACC_VAL</w:t>
            </w:r>
          </w:p>
          <w:p w14:paraId="1CD1629B" w14:textId="30D5E926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A</w:t>
            </w:r>
            <w:r w:rsidR="00E905BE" w:rsidRPr="003B09EF">
              <w:t>ccuracy range of the absolute elevation measurement report in centimeters at the 95% confidence interval</w:t>
            </w:r>
            <w:r w:rsidR="00E905BE">
              <w:t>.</w:t>
            </w:r>
          </w:p>
        </w:tc>
        <w:tc>
          <w:tcPr>
            <w:tcW w:w="3600" w:type="dxa"/>
            <w:hideMark/>
          </w:tcPr>
          <w:p w14:paraId="323BB3E4" w14:textId="2999032A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Altitude Accuracy</w:t>
            </w:r>
          </w:p>
          <w:p w14:paraId="27C0889C" w14:textId="79214AA7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C</w:t>
            </w:r>
            <w:r w:rsidR="00E905BE" w:rsidRPr="003B09EF">
              <w:t>ode that best describes accuracy of altitude in terms of possible error, in feet.</w:t>
            </w:r>
          </w:p>
        </w:tc>
        <w:tc>
          <w:tcPr>
            <w:tcW w:w="2016" w:type="dxa"/>
            <w:hideMark/>
          </w:tcPr>
          <w:p w14:paraId="20459A45" w14:textId="0D39EE45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31B17BF2" w14:textId="6E1B1FB2" w:rsidR="00457C3B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Elevation Accuracy</w:t>
            </w:r>
          </w:p>
          <w:p w14:paraId="293C1B7D" w14:textId="00ECD12E" w:rsidR="00E905BE" w:rsidRPr="00CF3CF8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t>Accuracy of elevation.</w:t>
            </w:r>
          </w:p>
        </w:tc>
      </w:tr>
      <w:tr w:rsidR="00E905BE" w:rsidRPr="003B09EF" w14:paraId="62B500F8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09AE49DC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Elevation Surveyor Name</w:t>
            </w:r>
          </w:p>
        </w:tc>
        <w:tc>
          <w:tcPr>
            <w:tcW w:w="3763" w:type="dxa"/>
            <w:hideMark/>
          </w:tcPr>
          <w:p w14:paraId="64884B76" w14:textId="219BEDC5" w:rsidR="00457C3B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ajorHAnsi" w:hAnsiTheme="majorHAnsi" w:cstheme="majorHAnsi"/>
                <w:color w:val="000000"/>
              </w:rPr>
              <w:t>Elevation Surveyor Name</w:t>
            </w:r>
          </w:p>
          <w:p w14:paraId="7E54260E" w14:textId="5BC3CAA1" w:rsidR="00E905BE" w:rsidRPr="003B09EF" w:rsidRDefault="00457C3B" w:rsidP="003B6BDF">
            <w:pPr>
              <w:pStyle w:val="TableBody"/>
              <w:spacing w:beforeLines="20" w:before="48" w:afterLines="20" w:after="48"/>
              <w:rPr>
                <w:rFonts w:asciiTheme="majorHAnsi" w:hAnsiTheme="majorHAnsi" w:cstheme="majorHAnsi"/>
                <w:color w:val="000000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rPr>
                <w:rFonts w:asciiTheme="majorHAnsi" w:hAnsiTheme="majorHAnsi" w:cstheme="majorHAnsi"/>
                <w:color w:val="000000"/>
              </w:rPr>
              <w:t>The name of the organization collecting the elevation measurements.</w:t>
            </w:r>
          </w:p>
        </w:tc>
        <w:tc>
          <w:tcPr>
            <w:tcW w:w="2330" w:type="dxa"/>
            <w:hideMark/>
          </w:tcPr>
          <w:p w14:paraId="7D44F390" w14:textId="010EA9A5" w:rsidR="00E905BE" w:rsidRPr="00CF3CF8" w:rsidRDefault="00E905BE" w:rsidP="003B6BDF">
            <w:pPr>
              <w:pStyle w:val="TableBody"/>
              <w:spacing w:beforeLines="20" w:before="48" w:afterLines="20" w:after="48"/>
            </w:pPr>
            <w:r w:rsidRPr="00CF3CF8">
              <w:t>Not reported.</w:t>
            </w:r>
          </w:p>
        </w:tc>
        <w:tc>
          <w:tcPr>
            <w:tcW w:w="2129" w:type="dxa"/>
            <w:hideMark/>
          </w:tcPr>
          <w:p w14:paraId="5940E268" w14:textId="2A8ED531" w:rsidR="00E905BE" w:rsidRPr="00CF3CF8" w:rsidRDefault="00E905BE" w:rsidP="003B6BDF">
            <w:pPr>
              <w:pStyle w:val="TableBody"/>
              <w:spacing w:beforeLines="20" w:before="48" w:afterLines="20" w:after="48"/>
            </w:pPr>
            <w:r w:rsidRPr="00CF3CF8">
              <w:t>Not reported.</w:t>
            </w:r>
          </w:p>
        </w:tc>
        <w:tc>
          <w:tcPr>
            <w:tcW w:w="3246" w:type="dxa"/>
            <w:hideMark/>
          </w:tcPr>
          <w:p w14:paraId="5252BAD2" w14:textId="75FD6D03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ajorHAnsi" w:hAnsiTheme="majorHAnsi" w:cstheme="majorHAnsi"/>
                <w:color w:val="000000"/>
              </w:rPr>
              <w:t>ELEV_SURVEY_ORG</w:t>
            </w:r>
          </w:p>
          <w:p w14:paraId="293A9CCE" w14:textId="4AD5F6EF" w:rsidR="00E905BE" w:rsidRPr="003B09EF" w:rsidRDefault="00457C3B" w:rsidP="003B6BDF">
            <w:pPr>
              <w:pStyle w:val="TableBody"/>
              <w:spacing w:beforeLines="20" w:before="48" w:afterLines="20" w:after="48"/>
              <w:rPr>
                <w:rFonts w:asciiTheme="majorHAnsi" w:hAnsiTheme="majorHAnsi" w:cstheme="majorHAnsi"/>
                <w:color w:val="000000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rPr>
                <w:rFonts w:asciiTheme="majorHAnsi" w:hAnsiTheme="majorHAnsi" w:cstheme="majorHAnsi"/>
                <w:color w:val="000000"/>
              </w:rPr>
              <w:t>The name of the organization collecting the elevation measurement</w:t>
            </w:r>
            <w:r w:rsidR="00E905BE">
              <w:rPr>
                <w:rFonts w:asciiTheme="majorHAnsi" w:hAnsiTheme="majorHAnsi" w:cstheme="majorHAnsi"/>
                <w:color w:val="000000"/>
              </w:rPr>
              <w:t>.</w:t>
            </w:r>
          </w:p>
        </w:tc>
        <w:tc>
          <w:tcPr>
            <w:tcW w:w="3600" w:type="dxa"/>
            <w:hideMark/>
          </w:tcPr>
          <w:p w14:paraId="489E4953" w14:textId="74ED53FC" w:rsidR="00E905BE" w:rsidRPr="00CF3CF8" w:rsidRDefault="00E905BE" w:rsidP="003B6BDF">
            <w:pPr>
              <w:pStyle w:val="TableBody"/>
              <w:spacing w:beforeLines="20" w:before="48" w:afterLines="20" w:after="48"/>
            </w:pPr>
            <w:r w:rsidRPr="00CF3CF8">
              <w:t>Not reported.</w:t>
            </w:r>
          </w:p>
        </w:tc>
        <w:tc>
          <w:tcPr>
            <w:tcW w:w="2016" w:type="dxa"/>
            <w:hideMark/>
          </w:tcPr>
          <w:p w14:paraId="7B6FE1B8" w14:textId="761E4599" w:rsidR="00E905BE" w:rsidRPr="00CF3CF8" w:rsidRDefault="00E905BE" w:rsidP="003B6BDF">
            <w:pPr>
              <w:pStyle w:val="TableBody"/>
              <w:spacing w:beforeLines="20" w:before="48" w:afterLines="20" w:after="48"/>
            </w:pPr>
            <w:r w:rsidRPr="00CF3CF8">
              <w:t>Not reported.</w:t>
            </w:r>
          </w:p>
        </w:tc>
        <w:tc>
          <w:tcPr>
            <w:tcW w:w="2599" w:type="dxa"/>
          </w:tcPr>
          <w:p w14:paraId="0E33579E" w14:textId="0260E58A" w:rsidR="00E905BE" w:rsidRPr="00CF3CF8" w:rsidRDefault="00E905BE" w:rsidP="003B6BDF">
            <w:pPr>
              <w:pStyle w:val="TableBody"/>
              <w:spacing w:beforeLines="20" w:before="48" w:afterLines="20" w:after="48"/>
            </w:pPr>
            <w:r w:rsidRPr="00CF3CF8">
              <w:t>Not reported.</w:t>
            </w:r>
          </w:p>
        </w:tc>
      </w:tr>
      <w:tr w:rsidR="00E905BE" w:rsidRPr="003B09EF" w14:paraId="65530B44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54F30940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 xml:space="preserve">Elevation </w:t>
            </w:r>
            <w:r w:rsidRPr="00426E8F">
              <w:rPr>
                <w:b/>
                <w:bCs/>
                <w:color w:val="000000"/>
              </w:rPr>
              <w:t>Survey Field Notes</w:t>
            </w:r>
          </w:p>
        </w:tc>
        <w:tc>
          <w:tcPr>
            <w:tcW w:w="3763" w:type="dxa"/>
            <w:hideMark/>
          </w:tcPr>
          <w:p w14:paraId="562BFA76" w14:textId="164C131D" w:rsidR="00457C3B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ajorHAnsi" w:hAnsiTheme="majorHAnsi" w:cstheme="majorHAnsi"/>
                <w:color w:val="000000"/>
              </w:rPr>
              <w:t>Elevation Survey Field Notes</w:t>
            </w:r>
          </w:p>
          <w:p w14:paraId="0AB6D051" w14:textId="70345370" w:rsidR="00E905BE" w:rsidRPr="003B09EF" w:rsidRDefault="00457C3B" w:rsidP="003B6BDF">
            <w:pPr>
              <w:pStyle w:val="TableBody"/>
              <w:spacing w:beforeLines="20" w:before="48" w:afterLines="20" w:after="48"/>
              <w:rPr>
                <w:rFonts w:asciiTheme="majorHAnsi" w:hAnsiTheme="majorHAnsi" w:cstheme="majorHAnsi"/>
                <w:color w:val="000000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rPr>
                <w:rFonts w:asciiTheme="majorHAnsi" w:hAnsiTheme="majorHAnsi" w:cstheme="majorHAnsi"/>
                <w:color w:val="000000"/>
              </w:rPr>
              <w:t>Any additional notes from the field during elevation survey</w:t>
            </w:r>
          </w:p>
        </w:tc>
        <w:tc>
          <w:tcPr>
            <w:tcW w:w="2330" w:type="dxa"/>
            <w:hideMark/>
          </w:tcPr>
          <w:p w14:paraId="226274C4" w14:textId="7DF6C525" w:rsidR="00E905BE" w:rsidRPr="00CF3CF8" w:rsidRDefault="00E905BE" w:rsidP="003B6BDF">
            <w:pPr>
              <w:pStyle w:val="TableBody"/>
              <w:spacing w:beforeLines="20" w:before="48" w:afterLines="20" w:after="48"/>
            </w:pPr>
            <w:r w:rsidRPr="00CF3CF8">
              <w:t>Not reported.</w:t>
            </w:r>
          </w:p>
        </w:tc>
        <w:tc>
          <w:tcPr>
            <w:tcW w:w="2129" w:type="dxa"/>
            <w:hideMark/>
          </w:tcPr>
          <w:p w14:paraId="362645AA" w14:textId="7EF608C9" w:rsidR="00E905BE" w:rsidRPr="00CF3CF8" w:rsidRDefault="00E905BE" w:rsidP="003B6BDF">
            <w:pPr>
              <w:pStyle w:val="TableBody"/>
              <w:spacing w:beforeLines="20" w:before="48" w:afterLines="20" w:after="48"/>
            </w:pPr>
            <w:r w:rsidRPr="00CF3CF8">
              <w:t>Not reported.</w:t>
            </w:r>
          </w:p>
        </w:tc>
        <w:tc>
          <w:tcPr>
            <w:tcW w:w="3246" w:type="dxa"/>
            <w:hideMark/>
          </w:tcPr>
          <w:p w14:paraId="5CCD0885" w14:textId="7F85FF4C" w:rsidR="00457C3B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>Attribute:</w:t>
            </w:r>
            <w:r w:rsidRPr="005B0922">
              <w:t xml:space="preserve"> </w:t>
            </w:r>
            <w:r w:rsidR="00E905BE" w:rsidRPr="005B0922">
              <w:rPr>
                <w:rFonts w:asciiTheme="majorHAnsi" w:hAnsiTheme="majorHAnsi" w:cstheme="majorHAnsi"/>
                <w:color w:val="000000"/>
              </w:rPr>
              <w:t>ELEV_DESC</w:t>
            </w:r>
          </w:p>
          <w:p w14:paraId="754B6904" w14:textId="40CCAD9C" w:rsidR="00E905BE" w:rsidRPr="003B09EF" w:rsidRDefault="00457C3B" w:rsidP="003B6BDF">
            <w:pPr>
              <w:pStyle w:val="TableBody"/>
              <w:spacing w:beforeLines="20" w:before="48" w:afterLines="20" w:after="48"/>
              <w:rPr>
                <w:rFonts w:asciiTheme="majorHAnsi" w:hAnsiTheme="majorHAnsi" w:cstheme="majorHAnsi"/>
                <w:color w:val="000000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rPr>
                <w:rFonts w:asciiTheme="majorHAnsi" w:hAnsiTheme="majorHAnsi" w:cstheme="majorHAnsi"/>
                <w:color w:val="000000"/>
              </w:rPr>
              <w:t>General description information pertaining to the survey</w:t>
            </w:r>
            <w:r w:rsidR="00E905BE">
              <w:rPr>
                <w:rFonts w:asciiTheme="majorHAnsi" w:hAnsiTheme="majorHAnsi" w:cstheme="majorHAnsi"/>
                <w:color w:val="000000"/>
              </w:rPr>
              <w:t>.</w:t>
            </w:r>
          </w:p>
        </w:tc>
        <w:tc>
          <w:tcPr>
            <w:tcW w:w="3600" w:type="dxa"/>
            <w:hideMark/>
          </w:tcPr>
          <w:p w14:paraId="6908AB9F" w14:textId="44482DEB" w:rsidR="00E905BE" w:rsidRPr="00CF3CF8" w:rsidRDefault="00E905BE" w:rsidP="003B6BDF">
            <w:pPr>
              <w:pStyle w:val="TableBody"/>
              <w:spacing w:beforeLines="20" w:before="48" w:afterLines="20" w:after="48"/>
            </w:pPr>
            <w:r w:rsidRPr="00CF3CF8">
              <w:t>Not reported.</w:t>
            </w:r>
          </w:p>
        </w:tc>
        <w:tc>
          <w:tcPr>
            <w:tcW w:w="2016" w:type="dxa"/>
            <w:hideMark/>
          </w:tcPr>
          <w:p w14:paraId="0CACE5A1" w14:textId="2016627F" w:rsidR="00E905BE" w:rsidRPr="00CF3CF8" w:rsidRDefault="00E905BE" w:rsidP="003B6BDF">
            <w:pPr>
              <w:pStyle w:val="TableBody"/>
              <w:spacing w:beforeLines="20" w:before="48" w:afterLines="20" w:after="48"/>
            </w:pPr>
            <w:r w:rsidRPr="00CF3CF8">
              <w:t>Not reported.</w:t>
            </w:r>
          </w:p>
        </w:tc>
        <w:tc>
          <w:tcPr>
            <w:tcW w:w="2599" w:type="dxa"/>
          </w:tcPr>
          <w:p w14:paraId="5FF2166C" w14:textId="15CD589D" w:rsidR="00E905BE" w:rsidRPr="00CF3CF8" w:rsidRDefault="00E905BE" w:rsidP="003B6BDF">
            <w:pPr>
              <w:pStyle w:val="TableBody"/>
              <w:spacing w:beforeLines="20" w:before="48" w:afterLines="20" w:after="48"/>
            </w:pPr>
            <w:r w:rsidRPr="00CF3CF8">
              <w:t>Not reported.</w:t>
            </w:r>
          </w:p>
        </w:tc>
      </w:tr>
      <w:tr w:rsidR="00E905BE" w:rsidRPr="003B09EF" w14:paraId="2301CB94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3DE42E55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Well Riser Height (RHT)</w:t>
            </w:r>
          </w:p>
        </w:tc>
        <w:tc>
          <w:tcPr>
            <w:tcW w:w="3763" w:type="dxa"/>
            <w:hideMark/>
          </w:tcPr>
          <w:p w14:paraId="393FF9D1" w14:textId="529FF68D" w:rsidR="00457C3B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Riser Height (RHT)</w:t>
            </w:r>
          </w:p>
          <w:p w14:paraId="33C6C102" w14:textId="665FA40F" w:rsidR="00E905BE" w:rsidRDefault="00457C3B" w:rsidP="003B6BDF">
            <w:pPr>
              <w:pStyle w:val="TableBody"/>
              <w:spacing w:beforeLines="20" w:before="48" w:afterLines="20" w:after="48"/>
              <w:rPr>
                <w:rFonts w:asciiTheme="majorHAnsi" w:hAnsiTheme="majorHAnsi" w:cstheme="majorHAnsi"/>
                <w:color w:val="000000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rPr>
                <w:rFonts w:asciiTheme="majorHAnsi" w:hAnsiTheme="majorHAnsi" w:cstheme="majorHAnsi"/>
                <w:color w:val="000000"/>
              </w:rPr>
              <w:t>Measured distance from ground surface to top of well casing.</w:t>
            </w:r>
          </w:p>
          <w:p w14:paraId="79743140" w14:textId="4DAB1CA3" w:rsidR="00E905BE" w:rsidRDefault="00E905BE" w:rsidP="003B6BDF">
            <w:pPr>
              <w:pStyle w:val="TableBody"/>
              <w:spacing w:beforeLines="20" w:before="48" w:afterLines="20" w:after="48"/>
              <w:rPr>
                <w:rFonts w:asciiTheme="majorHAnsi" w:hAnsiTheme="majorHAnsi" w:cstheme="majorHAnsi"/>
                <w:color w:val="000000"/>
              </w:rPr>
            </w:pPr>
            <w:r w:rsidRPr="003B09EF">
              <w:rPr>
                <w:rFonts w:asciiTheme="majorHAnsi" w:hAnsiTheme="majorHAnsi" w:cstheme="majorHAnsi"/>
                <w:b/>
                <w:bCs/>
                <w:color w:val="000000"/>
              </w:rPr>
              <w:t>Calculated as</w:t>
            </w:r>
            <w:r w:rsidRPr="003B09EF">
              <w:rPr>
                <w:rFonts w:asciiTheme="majorHAnsi" w:hAnsiTheme="majorHAnsi" w:cstheme="majorHAnsi"/>
                <w:color w:val="000000"/>
              </w:rPr>
              <w:t xml:space="preserve">: RHT = RPE </w:t>
            </w:r>
            <w:r>
              <w:rPr>
                <w:rFonts w:asciiTheme="majorHAnsi" w:hAnsiTheme="majorHAnsi" w:cstheme="majorHAnsi"/>
                <w:color w:val="000000"/>
              </w:rPr>
              <w:t>–</w:t>
            </w:r>
            <w:r w:rsidRPr="003B09EF">
              <w:rPr>
                <w:rFonts w:asciiTheme="majorHAnsi" w:hAnsiTheme="majorHAnsi" w:cstheme="majorHAnsi"/>
                <w:color w:val="000000"/>
              </w:rPr>
              <w:t xml:space="preserve"> GSE</w:t>
            </w:r>
            <w:r>
              <w:rPr>
                <w:rFonts w:asciiTheme="majorHAnsi" w:hAnsiTheme="majorHAnsi" w:cstheme="majorHAnsi"/>
                <w:color w:val="000000"/>
              </w:rPr>
              <w:t>.</w:t>
            </w:r>
          </w:p>
          <w:p w14:paraId="75D24BAA" w14:textId="38766FE8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rFonts w:asciiTheme="majorHAnsi" w:hAnsiTheme="majorHAnsi" w:cstheme="majorHAnsi"/>
                <w:color w:val="000000"/>
              </w:rPr>
            </w:pPr>
            <w:r w:rsidRPr="003B09EF">
              <w:rPr>
                <w:rFonts w:asciiTheme="majorHAnsi" w:hAnsiTheme="majorHAnsi" w:cstheme="majorHAnsi"/>
                <w:b/>
                <w:bCs/>
                <w:color w:val="000000"/>
              </w:rPr>
              <w:t>Reporting Accuracy</w:t>
            </w:r>
            <w:r w:rsidRPr="003B09EF">
              <w:rPr>
                <w:rFonts w:asciiTheme="majorHAnsi" w:hAnsiTheme="majorHAnsi" w:cstheme="majorHAnsi"/>
                <w:color w:val="000000"/>
              </w:rPr>
              <w:t xml:space="preserve">: </w:t>
            </w:r>
            <w:r>
              <w:rPr>
                <w:rFonts w:asciiTheme="majorHAnsi" w:hAnsiTheme="majorHAnsi" w:cstheme="majorHAnsi"/>
                <w:color w:val="000000"/>
              </w:rPr>
              <w:t>T</w:t>
            </w:r>
            <w:r w:rsidRPr="003B09EF">
              <w:rPr>
                <w:rFonts w:asciiTheme="majorHAnsi" w:hAnsiTheme="majorHAnsi" w:cstheme="majorHAnsi"/>
                <w:color w:val="000000"/>
              </w:rPr>
              <w:t>enth of a foot or greater accuracy</w:t>
            </w:r>
            <w:r>
              <w:rPr>
                <w:rFonts w:asciiTheme="majorHAnsi" w:hAnsiTheme="majorHAnsi" w:cstheme="majorHAnsi"/>
                <w:color w:val="000000"/>
              </w:rPr>
              <w:t>.</w:t>
            </w:r>
          </w:p>
        </w:tc>
        <w:tc>
          <w:tcPr>
            <w:tcW w:w="2330" w:type="dxa"/>
            <w:hideMark/>
          </w:tcPr>
          <w:p w14:paraId="1FADC254" w14:textId="6C65425B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t xml:space="preserve">Automatically </w:t>
            </w:r>
            <w:r>
              <w:t>c</w:t>
            </w:r>
            <w:r w:rsidRPr="003B09EF">
              <w:t>alculated (</w:t>
            </w:r>
            <w:r>
              <w:t>not reported</w:t>
            </w:r>
            <w:r w:rsidRPr="003B09EF">
              <w:t>)</w:t>
            </w:r>
            <w:r>
              <w:t>.</w:t>
            </w:r>
          </w:p>
        </w:tc>
        <w:tc>
          <w:tcPr>
            <w:tcW w:w="2129" w:type="dxa"/>
            <w:hideMark/>
          </w:tcPr>
          <w:p w14:paraId="6804D6DF" w14:textId="003FC6F9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t xml:space="preserve">Automatically </w:t>
            </w:r>
            <w:r>
              <w:t>c</w:t>
            </w:r>
            <w:r w:rsidRPr="003B09EF">
              <w:t>alculated (</w:t>
            </w:r>
            <w:r>
              <w:t>not reported</w:t>
            </w:r>
            <w:r w:rsidRPr="003B09EF">
              <w:t>)</w:t>
            </w:r>
            <w:r>
              <w:t>.</w:t>
            </w:r>
          </w:p>
        </w:tc>
        <w:tc>
          <w:tcPr>
            <w:tcW w:w="3246" w:type="dxa"/>
            <w:hideMark/>
          </w:tcPr>
          <w:p w14:paraId="1FB73C01" w14:textId="5DC26772" w:rsidR="00457C3B" w:rsidRPr="005B0922" w:rsidRDefault="00BF52AD" w:rsidP="003B6BDF">
            <w:pPr>
              <w:pStyle w:val="TableBody"/>
              <w:spacing w:beforeLines="20" w:before="48" w:afterLines="20" w:after="48"/>
            </w:pPr>
            <w:r w:rsidRPr="000C34DD">
              <w:rPr>
                <w:b/>
                <w:bCs/>
              </w:rPr>
              <w:t>Attribute</w:t>
            </w:r>
            <w:r>
              <w:t xml:space="preserve">: </w:t>
            </w:r>
            <w:r w:rsidR="00E905BE" w:rsidRPr="005B0922">
              <w:rPr>
                <w:rFonts w:asciiTheme="majorHAnsi" w:hAnsiTheme="majorHAnsi" w:cstheme="majorHAnsi"/>
                <w:color w:val="000000"/>
              </w:rPr>
              <w:t>RISER_HT</w:t>
            </w:r>
          </w:p>
          <w:p w14:paraId="1CB4185C" w14:textId="1518053C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M</w:t>
            </w:r>
            <w:r w:rsidR="00E905BE" w:rsidRPr="003B09EF">
              <w:t>easured distance from ground surface to top of well casing reported as a positive or negative value to a hundredth of a foot</w:t>
            </w:r>
            <w:r w:rsidR="00E905BE">
              <w:t>.</w:t>
            </w:r>
          </w:p>
        </w:tc>
        <w:tc>
          <w:tcPr>
            <w:tcW w:w="3600" w:type="dxa"/>
            <w:hideMark/>
          </w:tcPr>
          <w:p w14:paraId="441731C0" w14:textId="558D98FA" w:rsidR="00E905BE" w:rsidRPr="00CF3CF8" w:rsidRDefault="00E905BE" w:rsidP="003B6BDF">
            <w:pPr>
              <w:pStyle w:val="TableBody"/>
              <w:spacing w:beforeLines="20" w:before="48" w:afterLines="20" w:after="48"/>
            </w:pPr>
            <w:r w:rsidRPr="00CF3CF8">
              <w:t>Not reported.</w:t>
            </w:r>
          </w:p>
        </w:tc>
        <w:tc>
          <w:tcPr>
            <w:tcW w:w="2016" w:type="dxa"/>
            <w:hideMark/>
          </w:tcPr>
          <w:p w14:paraId="48DC72A8" w14:textId="343281EB" w:rsidR="00E905BE" w:rsidRPr="00CF3CF8" w:rsidRDefault="00E905BE" w:rsidP="003B6BDF">
            <w:pPr>
              <w:pStyle w:val="TableBody"/>
              <w:spacing w:beforeLines="20" w:before="48" w:afterLines="20" w:after="48"/>
            </w:pPr>
            <w:r w:rsidRPr="00CF3CF8">
              <w:t>Not reported.</w:t>
            </w:r>
          </w:p>
        </w:tc>
        <w:tc>
          <w:tcPr>
            <w:tcW w:w="2599" w:type="dxa"/>
          </w:tcPr>
          <w:p w14:paraId="4C27840D" w14:textId="10AED8B5" w:rsidR="00E905BE" w:rsidRPr="00CF3CF8" w:rsidRDefault="00E905BE" w:rsidP="003B6BDF">
            <w:pPr>
              <w:pStyle w:val="TableBody"/>
              <w:spacing w:beforeLines="20" w:before="48" w:afterLines="20" w:after="48"/>
            </w:pPr>
            <w:r w:rsidRPr="00CF3CF8">
              <w:t>Not reported.</w:t>
            </w:r>
          </w:p>
        </w:tc>
      </w:tr>
      <w:tr w:rsidR="00E905BE" w:rsidRPr="003B09EF" w14:paraId="6667BF3A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16EBB2FA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lastRenderedPageBreak/>
              <w:t>Total Well Depth</w:t>
            </w:r>
          </w:p>
        </w:tc>
        <w:tc>
          <w:tcPr>
            <w:tcW w:w="3763" w:type="dxa"/>
            <w:hideMark/>
          </w:tcPr>
          <w:p w14:paraId="10374B9D" w14:textId="060773A8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Total Well Depth</w:t>
            </w:r>
          </w:p>
          <w:p w14:paraId="6F8416CE" w14:textId="345C70D2" w:rsid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Depth to the bottom of the well below ground surface.</w:t>
            </w:r>
          </w:p>
          <w:p w14:paraId="6B3DDBDD" w14:textId="246B0FE2" w:rsidR="00E905BE" w:rsidRPr="00E905BE" w:rsidRDefault="00E905BE" w:rsidP="003B6BDF">
            <w:pPr>
              <w:pStyle w:val="TableBody"/>
              <w:spacing w:beforeLines="20" w:before="48" w:afterLines="20" w:after="48"/>
            </w:pPr>
            <w:r w:rsidRPr="00457C3B">
              <w:rPr>
                <w:b/>
                <w:bCs/>
              </w:rPr>
              <w:t>Units:</w:t>
            </w:r>
            <w:r w:rsidRPr="00E905BE">
              <w:t xml:space="preserve"> Feet below GSE</w:t>
            </w:r>
          </w:p>
          <w:p w14:paraId="3F288C38" w14:textId="3A4D22D9" w:rsidR="00E905BE" w:rsidRPr="00E905BE" w:rsidRDefault="00E905BE" w:rsidP="003B6BDF">
            <w:pPr>
              <w:pStyle w:val="TableBody"/>
              <w:spacing w:beforeLines="20" w:before="48" w:afterLines="20" w:after="48"/>
            </w:pPr>
            <w:r w:rsidRPr="00E905BE">
              <w:t>Reporting Accuracy: Tenth of a foot or greater accuracy.</w:t>
            </w:r>
          </w:p>
        </w:tc>
        <w:tc>
          <w:tcPr>
            <w:tcW w:w="2330" w:type="dxa"/>
            <w:hideMark/>
          </w:tcPr>
          <w:p w14:paraId="08056FC7" w14:textId="66ECB571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Well Depth</w:t>
            </w:r>
          </w:p>
          <w:p w14:paraId="11981F95" w14:textId="68607899" w:rsidR="00E905BE" w:rsidRP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A well</w:t>
            </w:r>
            <w:r w:rsidR="005B0922">
              <w:t>’</w:t>
            </w:r>
            <w:r w:rsidR="00E905BE" w:rsidRPr="00E905BE">
              <w:t>s total casing depth or open borehole depth below ground surface in feet.</w:t>
            </w:r>
          </w:p>
        </w:tc>
        <w:tc>
          <w:tcPr>
            <w:tcW w:w="2129" w:type="dxa"/>
            <w:hideMark/>
          </w:tcPr>
          <w:p w14:paraId="14004570" w14:textId="57FF7839" w:rsidR="00E905BE" w:rsidRPr="00E905BE" w:rsidRDefault="00E905BE" w:rsidP="003B6BDF">
            <w:pPr>
              <w:pStyle w:val="TableBody"/>
              <w:spacing w:beforeLines="20" w:before="48" w:afterLines="20" w:after="48"/>
            </w:pPr>
            <w:r w:rsidRPr="00E905BE">
              <w:t>Not reported.</w:t>
            </w:r>
          </w:p>
        </w:tc>
        <w:tc>
          <w:tcPr>
            <w:tcW w:w="3246" w:type="dxa"/>
            <w:hideMark/>
          </w:tcPr>
          <w:p w14:paraId="467AF76A" w14:textId="21F99FD9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TOT_DEPTH</w:t>
            </w:r>
          </w:p>
          <w:p w14:paraId="697496E7" w14:textId="0CAC2103" w:rsidR="00E905BE" w:rsidRP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 xml:space="preserve">Depth of well measured in the field during the sampling event from top of well casing to </w:t>
            </w:r>
            <w:r w:rsidR="005B0922">
              <w:t>“</w:t>
            </w:r>
            <w:r w:rsidR="00E905BE" w:rsidRPr="00E905BE">
              <w:t>bottom</w:t>
            </w:r>
            <w:r w:rsidR="005B0922">
              <w:t>”</w:t>
            </w:r>
            <w:r w:rsidR="00E905BE" w:rsidRPr="00E905BE">
              <w:t xml:space="preserve"> of well reported to hundredth of a foot.</w:t>
            </w:r>
          </w:p>
        </w:tc>
        <w:tc>
          <w:tcPr>
            <w:tcW w:w="3600" w:type="dxa"/>
            <w:hideMark/>
          </w:tcPr>
          <w:p w14:paraId="4C2BCD2F" w14:textId="0075FB9D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Well Depth</w:t>
            </w:r>
          </w:p>
          <w:p w14:paraId="546D3E59" w14:textId="7ED2066D" w:rsidR="00457C3B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Depth of well in feet below land surface.</w:t>
            </w:r>
          </w:p>
          <w:p w14:paraId="299F96C0" w14:textId="494256DA" w:rsidR="00457C3B" w:rsidRDefault="00E905BE" w:rsidP="003B6BDF">
            <w:pPr>
              <w:pStyle w:val="TableBody"/>
              <w:spacing w:beforeLines="20" w:before="48" w:afterLines="20" w:after="48"/>
            </w:pPr>
            <w:r w:rsidRPr="00E905BE">
              <w:t>Hole Depth</w:t>
            </w:r>
          </w:p>
          <w:p w14:paraId="38CE051E" w14:textId="6A66FC05" w:rsidR="00E905BE" w:rsidRP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Total depth to which the hole is drilled in feet below land surface.</w:t>
            </w:r>
          </w:p>
        </w:tc>
        <w:tc>
          <w:tcPr>
            <w:tcW w:w="2016" w:type="dxa"/>
            <w:hideMark/>
          </w:tcPr>
          <w:p w14:paraId="7D7A9098" w14:textId="110AD878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Well Depth</w:t>
            </w:r>
          </w:p>
          <w:p w14:paraId="52A72AA3" w14:textId="4663F00C" w:rsidR="00E905BE" w:rsidRP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Feet from surface.</w:t>
            </w:r>
          </w:p>
        </w:tc>
        <w:tc>
          <w:tcPr>
            <w:tcW w:w="2599" w:type="dxa"/>
          </w:tcPr>
          <w:p w14:paraId="6E5DF054" w14:textId="681F286B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  <w:color w:val="000000"/>
              </w:rPr>
              <w:t>Total Drill Depth</w:t>
            </w:r>
          </w:p>
          <w:p w14:paraId="6EB828EF" w14:textId="24D9A6F3" w:rsidR="00E905BE" w:rsidRPr="00582686" w:rsidRDefault="00457C3B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  <w:color w:val="000000"/>
              </w:rPr>
              <w:t>Total drill depth.</w:t>
            </w:r>
          </w:p>
          <w:p w14:paraId="14674167" w14:textId="0E5E6CE3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  <w:color w:val="000000"/>
              </w:rPr>
              <w:t>Total Completed Depth</w:t>
            </w:r>
          </w:p>
          <w:p w14:paraId="2385FDD6" w14:textId="5844BD32" w:rsidR="00E905BE" w:rsidRPr="00582686" w:rsidRDefault="00457C3B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  <w:color w:val="000000"/>
              </w:rPr>
              <w:t>Depth to which well was completed, converted from text to number.</w:t>
            </w:r>
          </w:p>
        </w:tc>
      </w:tr>
      <w:tr w:rsidR="00E905BE" w:rsidRPr="003B09EF" w14:paraId="1AD92158" w14:textId="77777777" w:rsidTr="00471DCF">
        <w:trPr>
          <w:cantSplit/>
          <w:trHeight w:val="20"/>
        </w:trPr>
        <w:tc>
          <w:tcPr>
            <w:tcW w:w="1788" w:type="dxa"/>
            <w:noWrap/>
          </w:tcPr>
          <w:p w14:paraId="351FEEA9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Type of Opening</w:t>
            </w:r>
          </w:p>
        </w:tc>
        <w:tc>
          <w:tcPr>
            <w:tcW w:w="3763" w:type="dxa"/>
          </w:tcPr>
          <w:p w14:paraId="41D3E277" w14:textId="5783F60A" w:rsidR="00457C3B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Type of Opening</w:t>
            </w:r>
          </w:p>
          <w:p w14:paraId="25139406" w14:textId="78A3C70B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How water enters the well from the aquifer. Most drilling methods use a well screen while cable tooled wells may use an open hole.</w:t>
            </w:r>
          </w:p>
          <w:p w14:paraId="75B10B2D" w14:textId="77777777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color w:val="000000"/>
              </w:rPr>
            </w:pPr>
            <w:r w:rsidRPr="00E068D8">
              <w:rPr>
                <w:b/>
                <w:bCs/>
              </w:rPr>
              <w:t>List of Options</w:t>
            </w:r>
            <w:r w:rsidRPr="003B09EF">
              <w:t>:</w:t>
            </w:r>
          </w:p>
          <w:p w14:paraId="2406B2C3" w14:textId="1B40C2A3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 xml:space="preserve">Fractured </w:t>
            </w:r>
            <w:r>
              <w:t>r</w:t>
            </w:r>
            <w:r w:rsidRPr="003B09EF">
              <w:t>ock</w:t>
            </w:r>
          </w:p>
          <w:p w14:paraId="3004AE98" w14:textId="1E77B97D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Louvered or shutter</w:t>
            </w:r>
            <w:r>
              <w:t xml:space="preserve"> </w:t>
            </w:r>
            <w:r w:rsidRPr="003B09EF">
              <w:t>type</w:t>
            </w:r>
          </w:p>
          <w:p w14:paraId="3EAAC932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Mesh screen</w:t>
            </w:r>
          </w:p>
          <w:p w14:paraId="38F5640C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Perforated, porous, slotted</w:t>
            </w:r>
          </w:p>
          <w:p w14:paraId="390BF4E1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Wire-wound screen</w:t>
            </w:r>
          </w:p>
          <w:p w14:paraId="1ABE3162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Screen, type unknown</w:t>
            </w:r>
          </w:p>
          <w:p w14:paraId="0D7947AF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Sand point screen</w:t>
            </w:r>
          </w:p>
          <w:p w14:paraId="00BFB834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Walled or shored</w:t>
            </w:r>
          </w:p>
          <w:p w14:paraId="560A5C23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Open hole</w:t>
            </w:r>
          </w:p>
          <w:p w14:paraId="667D7BDD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Other</w:t>
            </w:r>
          </w:p>
        </w:tc>
        <w:tc>
          <w:tcPr>
            <w:tcW w:w="2330" w:type="dxa"/>
          </w:tcPr>
          <w:p w14:paraId="7705A7B8" w14:textId="7213B4D1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129" w:type="dxa"/>
          </w:tcPr>
          <w:p w14:paraId="2F004743" w14:textId="790CAFE8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246" w:type="dxa"/>
          </w:tcPr>
          <w:p w14:paraId="38BAB446" w14:textId="76C54C64" w:rsidR="00E905BE" w:rsidRPr="003B09E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t>Not reported.</w:t>
            </w:r>
          </w:p>
        </w:tc>
        <w:tc>
          <w:tcPr>
            <w:tcW w:w="3600" w:type="dxa"/>
          </w:tcPr>
          <w:p w14:paraId="03C42373" w14:textId="7C82B299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Type of Opening</w:t>
            </w:r>
          </w:p>
          <w:p w14:paraId="6DA2C096" w14:textId="1690A2BC" w:rsidR="00E905BE" w:rsidRPr="003B09EF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Enter the code that best describes the type of openings in an open interval</w:t>
            </w:r>
            <w:r w:rsidR="00E905BE">
              <w:t>.</w:t>
            </w:r>
          </w:p>
          <w:p w14:paraId="35DDE55D" w14:textId="77777777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E068D8">
              <w:rPr>
                <w:b/>
                <w:bCs/>
              </w:rPr>
              <w:t>List of Options</w:t>
            </w:r>
            <w:r w:rsidRPr="003B09EF">
              <w:t>:</w:t>
            </w:r>
          </w:p>
          <w:p w14:paraId="1CB4EA38" w14:textId="45BFBCC6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Fractured</w:t>
            </w:r>
            <w:r>
              <w:t xml:space="preserve"> r</w:t>
            </w:r>
            <w:r w:rsidRPr="003B09EF">
              <w:t>ock</w:t>
            </w:r>
          </w:p>
          <w:p w14:paraId="638A1A1E" w14:textId="67B9D66A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Louvered or shutter</w:t>
            </w:r>
            <w:r>
              <w:t xml:space="preserve"> </w:t>
            </w:r>
            <w:r w:rsidRPr="003B09EF">
              <w:t>type</w:t>
            </w:r>
          </w:p>
          <w:p w14:paraId="4418DE72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Mesh screen</w:t>
            </w:r>
          </w:p>
          <w:p w14:paraId="091A8453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Perforated, porous, slotted</w:t>
            </w:r>
          </w:p>
          <w:p w14:paraId="59530D83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Wire-wound screen</w:t>
            </w:r>
          </w:p>
          <w:p w14:paraId="623A3E9E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Screen, type unknown</w:t>
            </w:r>
          </w:p>
          <w:p w14:paraId="6F81200B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Sand point screen</w:t>
            </w:r>
          </w:p>
          <w:p w14:paraId="47B72E5F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Walled or shored</w:t>
            </w:r>
          </w:p>
          <w:p w14:paraId="597ACD66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Open hole</w:t>
            </w:r>
          </w:p>
          <w:p w14:paraId="5726A88E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Other</w:t>
            </w:r>
          </w:p>
        </w:tc>
        <w:tc>
          <w:tcPr>
            <w:tcW w:w="2016" w:type="dxa"/>
          </w:tcPr>
          <w:p w14:paraId="011D3C03" w14:textId="5F637C38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25675B9D" w14:textId="77777777" w:rsidR="00E905BE" w:rsidRDefault="007D3CA6" w:rsidP="003B6BDF">
            <w:pPr>
              <w:pStyle w:val="TableBody"/>
              <w:spacing w:beforeLines="20" w:before="48" w:afterLines="20" w:after="48"/>
              <w:rPr>
                <w:ins w:id="224" w:author="Author"/>
                <w:rFonts w:asciiTheme="minorHAnsi" w:hAnsiTheme="minorHAnsi" w:cstheme="minorHAnsi"/>
              </w:rPr>
            </w:pPr>
            <w:ins w:id="225" w:author="Author">
              <w:r>
                <w:rPr>
                  <w:rFonts w:asciiTheme="minorHAnsi" w:hAnsiTheme="minorHAnsi" w:cstheme="minorHAnsi"/>
                  <w:b/>
                  <w:bCs/>
                </w:rPr>
                <w:t xml:space="preserve">Attribute: </w:t>
              </w:r>
            </w:ins>
            <w:r w:rsidR="00E905BE" w:rsidRPr="007D3CA6">
              <w:rPr>
                <w:rFonts w:asciiTheme="minorHAnsi" w:hAnsiTheme="minorHAnsi" w:cstheme="minorHAnsi"/>
              </w:rPr>
              <w:t>Casing Type</w:t>
            </w:r>
          </w:p>
          <w:p w14:paraId="5993EC32" w14:textId="1D9021FB" w:rsidR="007D3CA6" w:rsidRPr="00582686" w:rsidRDefault="007D3CA6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ins w:id="226" w:author="Author">
              <w:r w:rsidRPr="00ED43D1">
                <w:rPr>
                  <w:rFonts w:asciiTheme="minorHAnsi" w:hAnsiTheme="minorHAnsi" w:cstheme="minorHAnsi"/>
                  <w:b/>
                  <w:bCs/>
                </w:rPr>
                <w:t>Definition</w:t>
              </w:r>
              <w:r>
                <w:rPr>
                  <w:rFonts w:asciiTheme="minorHAnsi" w:hAnsiTheme="minorHAnsi" w:cstheme="minorHAnsi"/>
                </w:rPr>
                <w:t xml:space="preserve">: </w:t>
              </w:r>
              <w:r w:rsidR="00ED43D1">
                <w:rPr>
                  <w:rFonts w:asciiTheme="minorHAnsi" w:hAnsiTheme="minorHAnsi" w:cstheme="minorHAnsi"/>
                </w:rPr>
                <w:t>Not explicitly defined.</w:t>
              </w:r>
            </w:ins>
          </w:p>
        </w:tc>
      </w:tr>
      <w:tr w:rsidR="00E905BE" w:rsidRPr="003B09EF" w14:paraId="355849D2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16E0F07B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t>Depth to Top of Screen (1)…(10)</w:t>
            </w:r>
          </w:p>
        </w:tc>
        <w:tc>
          <w:tcPr>
            <w:tcW w:w="3763" w:type="dxa"/>
            <w:hideMark/>
          </w:tcPr>
          <w:p w14:paraId="045123A3" w14:textId="3D0A9709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Depth to Top of Screen (1)…(10)</w:t>
            </w:r>
          </w:p>
          <w:p w14:paraId="716F320E" w14:textId="37D0E27B" w:rsid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Depth to the top of a screened interval below ground surface. Can include up to 10 different screened intervals.</w:t>
            </w:r>
          </w:p>
          <w:p w14:paraId="4E766B69" w14:textId="7C1A08A8" w:rsidR="00E905BE" w:rsidRPr="00E905BE" w:rsidRDefault="00E905BE" w:rsidP="003B6BDF">
            <w:pPr>
              <w:pStyle w:val="TableBody"/>
              <w:spacing w:beforeLines="20" w:before="48" w:afterLines="20" w:after="48"/>
            </w:pPr>
            <w:r w:rsidRPr="00686A05">
              <w:rPr>
                <w:b/>
                <w:bCs/>
              </w:rPr>
              <w:t xml:space="preserve">Units: </w:t>
            </w:r>
            <w:r w:rsidRPr="00E905BE">
              <w:t>Feet below GSE</w:t>
            </w:r>
          </w:p>
          <w:p w14:paraId="300374FC" w14:textId="77777777" w:rsidR="00E905BE" w:rsidRPr="00E905BE" w:rsidRDefault="00E905BE" w:rsidP="003B6BDF">
            <w:pPr>
              <w:pStyle w:val="TableBody"/>
              <w:spacing w:beforeLines="20" w:before="48" w:afterLines="20" w:after="48"/>
            </w:pPr>
            <w:r w:rsidRPr="00686A05">
              <w:rPr>
                <w:b/>
                <w:bCs/>
              </w:rPr>
              <w:t xml:space="preserve">Reporting Accuracy: </w:t>
            </w:r>
            <w:r w:rsidRPr="00E905BE">
              <w:t>tenth of a foot or greater</w:t>
            </w:r>
          </w:p>
        </w:tc>
        <w:tc>
          <w:tcPr>
            <w:tcW w:w="2330" w:type="dxa"/>
            <w:hideMark/>
          </w:tcPr>
          <w:p w14:paraId="56107862" w14:textId="5A510D0F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Top Perforation</w:t>
            </w:r>
          </w:p>
          <w:p w14:paraId="0FABB939" w14:textId="127A16B7" w:rsidR="00E905BE" w:rsidRP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Depth below ground surface to the top of a perforation interval measured in feet.</w:t>
            </w:r>
          </w:p>
        </w:tc>
        <w:tc>
          <w:tcPr>
            <w:tcW w:w="2129" w:type="dxa"/>
            <w:hideMark/>
          </w:tcPr>
          <w:p w14:paraId="6DB38FC7" w14:textId="726EDBA7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Screen Interval Top</w:t>
            </w:r>
          </w:p>
          <w:p w14:paraId="49ED72BC" w14:textId="6FF7DDCB" w:rsidR="00E905BE" w:rsidRP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Top screen interval.</w:t>
            </w:r>
          </w:p>
        </w:tc>
        <w:tc>
          <w:tcPr>
            <w:tcW w:w="3246" w:type="dxa"/>
            <w:hideMark/>
          </w:tcPr>
          <w:p w14:paraId="35576486" w14:textId="1304A537" w:rsidR="00E905BE" w:rsidRPr="00E905BE" w:rsidRDefault="00E905BE" w:rsidP="003B6BDF">
            <w:pPr>
              <w:pStyle w:val="TableBody"/>
              <w:spacing w:beforeLines="20" w:before="48" w:afterLines="20" w:after="48"/>
            </w:pPr>
            <w:r w:rsidRPr="00E905BE">
              <w:t>Not reported.</w:t>
            </w:r>
          </w:p>
        </w:tc>
        <w:tc>
          <w:tcPr>
            <w:tcW w:w="3600" w:type="dxa"/>
            <w:hideMark/>
          </w:tcPr>
          <w:p w14:paraId="38636060" w14:textId="21ED8264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Depth to Top of Interval</w:t>
            </w:r>
          </w:p>
          <w:p w14:paraId="358F9CCB" w14:textId="57752568" w:rsidR="00A842AC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Enter the depth, in feet below land surface, of the point where the interval of hole begins, or open interval begins.</w:t>
            </w:r>
          </w:p>
          <w:p w14:paraId="06AC006E" w14:textId="2FAFFF62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Depth to Top of Casing</w:t>
            </w:r>
          </w:p>
          <w:p w14:paraId="74B8346E" w14:textId="0F9921E1" w:rsidR="00E905BE" w:rsidRP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Enter the depth, in feet below land surface, to the point where the section of the casing begins.</w:t>
            </w:r>
          </w:p>
        </w:tc>
        <w:tc>
          <w:tcPr>
            <w:tcW w:w="2016" w:type="dxa"/>
            <w:hideMark/>
          </w:tcPr>
          <w:p w14:paraId="5C034235" w14:textId="0DE53044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Well Screen Depth to Top</w:t>
            </w:r>
          </w:p>
          <w:p w14:paraId="62777671" w14:textId="48F9CC35" w:rsidR="00E905BE" w:rsidRDefault="00457C3B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Feet below ground surface</w:t>
            </w:r>
          </w:p>
          <w:p w14:paraId="59C0524D" w14:textId="0D79C2E1" w:rsidR="00E905BE" w:rsidRPr="00457C3B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del w:id="227" w:author="Author">
              <w:r w:rsidRPr="00457C3B" w:rsidDel="00D00409">
                <w:rPr>
                  <w:b/>
                  <w:bCs/>
                </w:rPr>
                <w:delText>Well Screen Depth to Top Date Measured</w:delText>
              </w:r>
            </w:del>
          </w:p>
        </w:tc>
        <w:tc>
          <w:tcPr>
            <w:tcW w:w="2599" w:type="dxa"/>
          </w:tcPr>
          <w:p w14:paraId="3C9CA5A8" w14:textId="2C795621" w:rsidR="00457C3B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82686">
              <w:rPr>
                <w:rFonts w:asciiTheme="minorHAnsi" w:hAnsiTheme="minorHAnsi" w:cstheme="minorHAnsi"/>
              </w:rPr>
              <w:t>Top of Perforated Interval</w:t>
            </w:r>
          </w:p>
          <w:p w14:paraId="42223501" w14:textId="608BEB95" w:rsidR="00E905BE" w:rsidRPr="00582686" w:rsidRDefault="00457C3B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Top of perforated interval (depth).</w:t>
            </w:r>
          </w:p>
        </w:tc>
      </w:tr>
      <w:tr w:rsidR="00E905BE" w:rsidRPr="003B09EF" w14:paraId="1377E6B0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1714CAB1" w14:textId="77777777" w:rsidR="00E905BE" w:rsidRPr="00426E8F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426E8F">
              <w:rPr>
                <w:b/>
                <w:bCs/>
              </w:rPr>
              <w:lastRenderedPageBreak/>
              <w:t>Depth to Bottom of Screen (1)…(10)</w:t>
            </w:r>
          </w:p>
        </w:tc>
        <w:tc>
          <w:tcPr>
            <w:tcW w:w="3763" w:type="dxa"/>
            <w:hideMark/>
          </w:tcPr>
          <w:p w14:paraId="5109A1C8" w14:textId="45E9F705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Depth to Bottom of Screen (1)…(10)</w:t>
            </w:r>
          </w:p>
          <w:p w14:paraId="012D8C6F" w14:textId="799046BA" w:rsidR="00E905BE" w:rsidRDefault="00686A05" w:rsidP="003B6BDF">
            <w:pPr>
              <w:pStyle w:val="TableBody"/>
              <w:spacing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Depth to the bottom of a screened interval below ground surface. Can include up to 10 different screened intervals.</w:t>
            </w:r>
          </w:p>
          <w:p w14:paraId="13B0B422" w14:textId="4DC106C5" w:rsidR="00E905BE" w:rsidRPr="00E905BE" w:rsidRDefault="00E905BE" w:rsidP="003B6BDF">
            <w:pPr>
              <w:pStyle w:val="TableBody"/>
              <w:spacing w:beforeLines="20" w:before="48" w:afterLines="20" w:after="48"/>
            </w:pPr>
            <w:r w:rsidRPr="00686A05">
              <w:rPr>
                <w:b/>
                <w:bCs/>
              </w:rPr>
              <w:t xml:space="preserve">Units: </w:t>
            </w:r>
            <w:r w:rsidRPr="00E905BE">
              <w:t>feet below RPE or GSE</w:t>
            </w:r>
          </w:p>
          <w:p w14:paraId="7CFB28EE" w14:textId="67667D75" w:rsidR="00E905BE" w:rsidRPr="00E905BE" w:rsidRDefault="00E905BE" w:rsidP="003B6BDF">
            <w:pPr>
              <w:pStyle w:val="TableBody"/>
              <w:spacing w:beforeLines="20" w:before="48" w:afterLines="20" w:after="48"/>
            </w:pPr>
            <w:r w:rsidRPr="00686A05">
              <w:rPr>
                <w:b/>
                <w:bCs/>
              </w:rPr>
              <w:t xml:space="preserve">Reporting Accuracy: </w:t>
            </w:r>
            <w:r w:rsidRPr="00E905BE">
              <w:t>Tenth of a foot or greater.</w:t>
            </w:r>
          </w:p>
        </w:tc>
        <w:tc>
          <w:tcPr>
            <w:tcW w:w="2330" w:type="dxa"/>
            <w:hideMark/>
          </w:tcPr>
          <w:p w14:paraId="442425B6" w14:textId="3BB65C26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Bottom Perforation</w:t>
            </w:r>
          </w:p>
          <w:p w14:paraId="4A5E3596" w14:textId="475ED732" w:rsidR="00E905BE" w:rsidRPr="00E905BE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Depth below ground surface to the bottom of a perforation interval measured in feet.</w:t>
            </w:r>
          </w:p>
        </w:tc>
        <w:tc>
          <w:tcPr>
            <w:tcW w:w="2129" w:type="dxa"/>
            <w:hideMark/>
          </w:tcPr>
          <w:p w14:paraId="284E0DD8" w14:textId="5DF9F5C5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Screen Interval Bottom</w:t>
            </w:r>
          </w:p>
          <w:p w14:paraId="1B3A908A" w14:textId="1C3C327A" w:rsidR="00E905BE" w:rsidRPr="00E905BE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Bottom screen interval.</w:t>
            </w:r>
          </w:p>
        </w:tc>
        <w:tc>
          <w:tcPr>
            <w:tcW w:w="3246" w:type="dxa"/>
            <w:hideMark/>
          </w:tcPr>
          <w:p w14:paraId="30C7B7D4" w14:textId="4C692BDD" w:rsidR="00E905BE" w:rsidRPr="00E905BE" w:rsidRDefault="00E905BE" w:rsidP="003B6BDF">
            <w:pPr>
              <w:pStyle w:val="TableBody"/>
              <w:spacing w:beforeLines="20" w:before="48" w:afterLines="20" w:after="48"/>
            </w:pPr>
            <w:r w:rsidRPr="00E905BE">
              <w:t>Not reported.</w:t>
            </w:r>
          </w:p>
        </w:tc>
        <w:tc>
          <w:tcPr>
            <w:tcW w:w="3600" w:type="dxa"/>
            <w:hideMark/>
          </w:tcPr>
          <w:p w14:paraId="2746A83D" w14:textId="595669D8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Depth to Bottom of Interval</w:t>
            </w:r>
          </w:p>
          <w:p w14:paraId="36F67505" w14:textId="5CB0E8A0" w:rsidR="00E905BE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Enter the depth, in feet below land surface, of the point where the interval of hole ends or open interval ends.</w:t>
            </w:r>
          </w:p>
          <w:p w14:paraId="43092A49" w14:textId="63277728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Depth to Bottom of Casing</w:t>
            </w:r>
          </w:p>
          <w:p w14:paraId="78E4149B" w14:textId="51A804CA" w:rsidR="00E905BE" w:rsidRPr="00E905BE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Enter the depth, in feet below land surface, to the point where the section of the casing ends.</w:t>
            </w:r>
          </w:p>
        </w:tc>
        <w:tc>
          <w:tcPr>
            <w:tcW w:w="2016" w:type="dxa"/>
            <w:hideMark/>
          </w:tcPr>
          <w:p w14:paraId="50AB5BA8" w14:textId="7C1324C0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E905BE">
              <w:t>Well Screen Depth to Bottom</w:t>
            </w:r>
          </w:p>
          <w:p w14:paraId="1AE25879" w14:textId="4528B298" w:rsidR="00D47C8C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E905BE">
              <w:t>Feet below ground surface.</w:t>
            </w:r>
          </w:p>
          <w:p w14:paraId="60F78148" w14:textId="455847E9" w:rsidR="00E905BE" w:rsidRPr="00E905BE" w:rsidRDefault="00E905BE" w:rsidP="003B6BDF">
            <w:pPr>
              <w:pStyle w:val="TableBody"/>
              <w:spacing w:beforeLines="20" w:before="48" w:afterLines="20" w:after="48"/>
            </w:pPr>
            <w:r w:rsidRPr="00E905BE">
              <w:t>Well Screen Depth to Bottom Date Measured</w:t>
            </w:r>
          </w:p>
        </w:tc>
        <w:tc>
          <w:tcPr>
            <w:tcW w:w="2599" w:type="dxa"/>
          </w:tcPr>
          <w:p w14:paraId="34947490" w14:textId="0575D72F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  <w:color w:val="000000"/>
              </w:rPr>
              <w:t>Bottom of Perforated Interval</w:t>
            </w:r>
          </w:p>
          <w:p w14:paraId="1227947B" w14:textId="3E48881D" w:rsidR="00E905BE" w:rsidRPr="00582686" w:rsidRDefault="00686A05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  <w:color w:val="000000"/>
              </w:rPr>
              <w:t>Bottom of perforated interval (depth).</w:t>
            </w:r>
          </w:p>
        </w:tc>
      </w:tr>
      <w:tr w:rsidR="00E905BE" w:rsidRPr="003B09EF" w14:paraId="63A31801" w14:textId="77777777" w:rsidTr="003B6BDF">
        <w:trPr>
          <w:trHeight w:val="20"/>
        </w:trPr>
        <w:tc>
          <w:tcPr>
            <w:tcW w:w="1788" w:type="dxa"/>
            <w:noWrap/>
            <w:hideMark/>
          </w:tcPr>
          <w:p w14:paraId="79D9A3A8" w14:textId="77777777" w:rsidR="00E905BE" w:rsidRPr="00BD04F6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BD04F6">
              <w:rPr>
                <w:b/>
                <w:bCs/>
              </w:rPr>
              <w:t>Well Casing Material</w:t>
            </w:r>
          </w:p>
        </w:tc>
        <w:tc>
          <w:tcPr>
            <w:tcW w:w="3763" w:type="dxa"/>
            <w:hideMark/>
          </w:tcPr>
          <w:p w14:paraId="7BF8D457" w14:textId="14CCDC40" w:rsidR="00686A05" w:rsidRDefault="00BF52AD" w:rsidP="003B6BDF">
            <w:pPr>
              <w:pStyle w:val="TableBody"/>
              <w:spacing w:before="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Casing Material</w:t>
            </w:r>
          </w:p>
          <w:p w14:paraId="2D686D4D" w14:textId="13F6FC0E" w:rsidR="00E905BE" w:rsidRPr="003B09EF" w:rsidRDefault="00686A05" w:rsidP="003B6BDF">
            <w:pPr>
              <w:pStyle w:val="TableBody"/>
              <w:spacing w:before="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Material that the well casing is made from.</w:t>
            </w:r>
          </w:p>
          <w:p w14:paraId="22D798C1" w14:textId="77777777" w:rsidR="00E905BE" w:rsidRPr="003B09EF" w:rsidRDefault="00E905BE" w:rsidP="003B6BDF">
            <w:pPr>
              <w:pStyle w:val="TableBody"/>
              <w:spacing w:before="0" w:after="20"/>
            </w:pPr>
            <w:r w:rsidRPr="004F2DBA">
              <w:rPr>
                <w:b/>
                <w:bCs/>
              </w:rPr>
              <w:t>List of Options</w:t>
            </w:r>
            <w:r w:rsidRPr="00D47C8C">
              <w:t>:</w:t>
            </w:r>
          </w:p>
          <w:p w14:paraId="440BF94F" w14:textId="73DFED7F" w:rsidR="00E905BE" w:rsidRPr="003B09EF" w:rsidRDefault="00E905BE" w:rsidP="003B6BDF">
            <w:pPr>
              <w:pStyle w:val="TableBullet"/>
            </w:pPr>
            <w:r w:rsidRPr="00C36FBE">
              <w:t>Acrylonitrile butadiene styrene</w:t>
            </w:r>
            <w:r>
              <w:t xml:space="preserve"> p</w:t>
            </w:r>
            <w:r w:rsidRPr="003B09EF">
              <w:t>lastic</w:t>
            </w:r>
          </w:p>
          <w:p w14:paraId="1A681355" w14:textId="77777777" w:rsidR="00E905BE" w:rsidRPr="003B09EF" w:rsidRDefault="00E905BE" w:rsidP="003B6BDF">
            <w:pPr>
              <w:pStyle w:val="TableBullet"/>
              <w:suppressAutoHyphens w:val="0"/>
              <w:spacing w:before="100" w:beforeAutospacing="1" w:after="100" w:afterAutospacing="1"/>
            </w:pPr>
            <w:r w:rsidRPr="003B09EF">
              <w:t>Brick</w:t>
            </w:r>
          </w:p>
          <w:p w14:paraId="25BA703C" w14:textId="77777777" w:rsidR="00E905BE" w:rsidRPr="003B09EF" w:rsidRDefault="00E905BE" w:rsidP="003B6BDF">
            <w:pPr>
              <w:pStyle w:val="TableBullet"/>
              <w:suppressAutoHyphens w:val="0"/>
              <w:spacing w:before="100" w:beforeAutospacing="1" w:after="100" w:afterAutospacing="1"/>
            </w:pPr>
            <w:r w:rsidRPr="003B09EF">
              <w:t>Concrete</w:t>
            </w:r>
          </w:p>
          <w:p w14:paraId="7C7064CA" w14:textId="77777777" w:rsidR="00E905BE" w:rsidRPr="003B09EF" w:rsidRDefault="00E905BE" w:rsidP="003B6BDF">
            <w:pPr>
              <w:pStyle w:val="TableBullet"/>
              <w:suppressAutoHyphens w:val="0"/>
              <w:spacing w:before="100" w:beforeAutospacing="1" w:after="100" w:afterAutospacing="1"/>
            </w:pPr>
            <w:r w:rsidRPr="003B09EF">
              <w:t>Copper</w:t>
            </w:r>
          </w:p>
          <w:p w14:paraId="7ED7A605" w14:textId="70A716C6" w:rsidR="00E905BE" w:rsidRPr="003B09EF" w:rsidRDefault="00E905BE" w:rsidP="003B6BDF">
            <w:pPr>
              <w:pStyle w:val="TableBullet"/>
              <w:suppressAutoHyphens w:val="0"/>
              <w:spacing w:before="100" w:beforeAutospacing="1" w:after="100" w:afterAutospacing="1"/>
            </w:pPr>
            <w:r w:rsidRPr="003B09EF">
              <w:t xml:space="preserve">PTFE </w:t>
            </w:r>
            <w:r>
              <w:t>p</w:t>
            </w:r>
            <w:r w:rsidRPr="003B09EF">
              <w:t>lastic</w:t>
            </w:r>
          </w:p>
          <w:p w14:paraId="32090BC6" w14:textId="77777777" w:rsidR="00E905BE" w:rsidRPr="003B09EF" w:rsidRDefault="00E905BE" w:rsidP="003B6BDF">
            <w:pPr>
              <w:pStyle w:val="TableBullet"/>
              <w:suppressAutoHyphens w:val="0"/>
              <w:spacing w:before="100" w:beforeAutospacing="1" w:after="100" w:afterAutospacing="1"/>
            </w:pPr>
            <w:r w:rsidRPr="003B09EF">
              <w:t>Fiberglass</w:t>
            </w:r>
          </w:p>
          <w:p w14:paraId="20156B72" w14:textId="55218AA9" w:rsidR="00E905BE" w:rsidRPr="003B09EF" w:rsidRDefault="00E905BE" w:rsidP="003B6BDF">
            <w:pPr>
              <w:pStyle w:val="TableBullet"/>
              <w:suppressAutoHyphens w:val="0"/>
              <w:spacing w:before="100" w:beforeAutospacing="1" w:after="100" w:afterAutospacing="1"/>
            </w:pPr>
            <w:r w:rsidRPr="003B09EF">
              <w:t xml:space="preserve">Galvanized </w:t>
            </w:r>
            <w:r>
              <w:t>i</w:t>
            </w:r>
            <w:r w:rsidRPr="003B09EF">
              <w:t>ron</w:t>
            </w:r>
          </w:p>
          <w:p w14:paraId="70C7B6F3" w14:textId="02D1626B" w:rsidR="00E905BE" w:rsidRPr="003B09EF" w:rsidRDefault="00E905BE" w:rsidP="003B6BDF">
            <w:pPr>
              <w:pStyle w:val="TableBullet"/>
              <w:suppressAutoHyphens w:val="0"/>
              <w:spacing w:before="100" w:beforeAutospacing="1" w:after="100" w:afterAutospacing="1"/>
            </w:pPr>
            <w:r w:rsidRPr="003B09EF">
              <w:t xml:space="preserve">Fiberglass </w:t>
            </w:r>
            <w:r>
              <w:t>p</w:t>
            </w:r>
            <w:r w:rsidRPr="003B09EF">
              <w:t>lastic</w:t>
            </w:r>
          </w:p>
          <w:p w14:paraId="38C26D82" w14:textId="35B9615D" w:rsidR="00E905BE" w:rsidRPr="003B09EF" w:rsidRDefault="00E905BE" w:rsidP="003B6BDF">
            <w:pPr>
              <w:pStyle w:val="TableBullet"/>
              <w:suppressAutoHyphens w:val="0"/>
              <w:spacing w:before="100" w:beforeAutospacing="1" w:after="100" w:afterAutospacing="1"/>
            </w:pPr>
            <w:r w:rsidRPr="003B09EF">
              <w:t xml:space="preserve">Wrought </w:t>
            </w:r>
            <w:r>
              <w:t>i</w:t>
            </w:r>
            <w:r w:rsidRPr="003B09EF">
              <w:t>ron</w:t>
            </w:r>
          </w:p>
          <w:p w14:paraId="15EFD6FE" w14:textId="23D8F2FF" w:rsidR="00E905BE" w:rsidRPr="003B09EF" w:rsidRDefault="00E905BE" w:rsidP="003B6BDF">
            <w:pPr>
              <w:pStyle w:val="TableBullet"/>
              <w:suppressAutoHyphens w:val="0"/>
              <w:spacing w:before="100" w:beforeAutospacing="1" w:after="100" w:afterAutospacing="1"/>
            </w:pPr>
            <w:r w:rsidRPr="003B09EF">
              <w:t xml:space="preserve">Fiberglas </w:t>
            </w:r>
            <w:r>
              <w:t>e</w:t>
            </w:r>
            <w:r w:rsidRPr="003B09EF">
              <w:t>poxy</w:t>
            </w:r>
          </w:p>
          <w:p w14:paraId="2D177BAE" w14:textId="54EEF2AF" w:rsidR="00E905BE" w:rsidRPr="003B09EF" w:rsidRDefault="00E905BE" w:rsidP="003B6BDF">
            <w:pPr>
              <w:pStyle w:val="TableBullet"/>
              <w:suppressAutoHyphens w:val="0"/>
              <w:spacing w:before="100" w:beforeAutospacing="1" w:after="100" w:afterAutospacing="1"/>
            </w:pPr>
            <w:r w:rsidRPr="003B09EF">
              <w:t xml:space="preserve">PVC </w:t>
            </w:r>
            <w:r>
              <w:t>p</w:t>
            </w:r>
            <w:r w:rsidRPr="003B09EF">
              <w:t>lastic (threaded)</w:t>
            </w:r>
          </w:p>
          <w:p w14:paraId="78F09EE5" w14:textId="77777777" w:rsidR="00E905BE" w:rsidRPr="003B09EF" w:rsidRDefault="00E905BE" w:rsidP="003B6BDF">
            <w:pPr>
              <w:pStyle w:val="TableBullet"/>
              <w:suppressAutoHyphens w:val="0"/>
              <w:spacing w:before="100" w:beforeAutospacing="1" w:after="100" w:afterAutospacing="1"/>
            </w:pPr>
            <w:r w:rsidRPr="003B09EF">
              <w:t>Glass</w:t>
            </w:r>
          </w:p>
          <w:p w14:paraId="420CAB7B" w14:textId="77777777" w:rsidR="00E905BE" w:rsidRPr="003B09EF" w:rsidRDefault="00E905BE" w:rsidP="003B6BDF">
            <w:pPr>
              <w:pStyle w:val="TableBullet"/>
              <w:suppressAutoHyphens w:val="0"/>
              <w:spacing w:before="100" w:beforeAutospacing="1" w:after="100" w:afterAutospacing="1"/>
            </w:pPr>
            <w:r w:rsidRPr="003B09EF">
              <w:t>Other Metal</w:t>
            </w:r>
          </w:p>
          <w:p w14:paraId="7B1B63EC" w14:textId="6DE0F971" w:rsidR="00E905BE" w:rsidRPr="003B09EF" w:rsidRDefault="00E905BE" w:rsidP="003B6BDF">
            <w:pPr>
              <w:pStyle w:val="TableBullet"/>
              <w:suppressAutoHyphens w:val="0"/>
              <w:spacing w:before="100" w:beforeAutospacing="1" w:after="100" w:afterAutospacing="1"/>
            </w:pPr>
            <w:r w:rsidRPr="003B09EF">
              <w:t xml:space="preserve">PVC </w:t>
            </w:r>
            <w:r>
              <w:t>p</w:t>
            </w:r>
            <w:r w:rsidRPr="003B09EF">
              <w:t>lastic (glued)</w:t>
            </w:r>
          </w:p>
          <w:p w14:paraId="64D5578F" w14:textId="6ACE4408" w:rsidR="00E905BE" w:rsidRPr="003B09EF" w:rsidRDefault="00E905BE" w:rsidP="003B6BDF">
            <w:pPr>
              <w:pStyle w:val="TableBullet"/>
              <w:suppressAutoHyphens w:val="0"/>
              <w:spacing w:before="100" w:beforeAutospacing="1" w:after="100" w:afterAutospacing="1"/>
            </w:pPr>
            <w:r w:rsidRPr="003B09EF">
              <w:t xml:space="preserve">PVC </w:t>
            </w:r>
            <w:r>
              <w:t>p</w:t>
            </w:r>
            <w:r w:rsidRPr="003B09EF">
              <w:t>lastic</w:t>
            </w:r>
          </w:p>
          <w:p w14:paraId="678CE87B" w14:textId="692143DE" w:rsidR="00E905BE" w:rsidRPr="003B09EF" w:rsidRDefault="00E905BE" w:rsidP="003B6BDF">
            <w:pPr>
              <w:pStyle w:val="TableBullet"/>
              <w:suppressAutoHyphens w:val="0"/>
              <w:spacing w:before="100" w:beforeAutospacing="1" w:after="100" w:afterAutospacing="1"/>
            </w:pPr>
            <w:r w:rsidRPr="003B09EF">
              <w:t xml:space="preserve">FEP </w:t>
            </w:r>
            <w:r>
              <w:t>pl</w:t>
            </w:r>
            <w:r w:rsidRPr="003B09EF">
              <w:t>astic</w:t>
            </w:r>
          </w:p>
          <w:p w14:paraId="23BFA73A" w14:textId="3C358B71" w:rsidR="00E905BE" w:rsidRPr="003B09EF" w:rsidRDefault="00E905BE" w:rsidP="003B6BDF">
            <w:pPr>
              <w:pStyle w:val="TableBullet"/>
              <w:suppressAutoHyphens w:val="0"/>
              <w:spacing w:before="100" w:beforeAutospacing="1" w:after="100" w:afterAutospacing="1"/>
            </w:pPr>
            <w:r w:rsidRPr="003B09EF">
              <w:t xml:space="preserve">Rock or </w:t>
            </w:r>
            <w:r>
              <w:t>s</w:t>
            </w:r>
            <w:r w:rsidRPr="003B09EF">
              <w:t>tone</w:t>
            </w:r>
          </w:p>
          <w:p w14:paraId="0A7F2F2B" w14:textId="6D334830" w:rsidR="00E905BE" w:rsidRPr="003B09EF" w:rsidRDefault="00E905BE" w:rsidP="003B6BDF">
            <w:pPr>
              <w:pStyle w:val="TableBullet"/>
              <w:suppressAutoHyphens w:val="0"/>
              <w:spacing w:before="100" w:beforeAutospacing="1" w:after="100" w:afterAutospacing="1"/>
            </w:pPr>
            <w:r w:rsidRPr="003B09EF">
              <w:t xml:space="preserve">Uncoated </w:t>
            </w:r>
            <w:r>
              <w:t>s</w:t>
            </w:r>
            <w:r w:rsidRPr="003B09EF">
              <w:t>teel</w:t>
            </w:r>
          </w:p>
          <w:p w14:paraId="4C4148F5" w14:textId="77777777" w:rsidR="00E905BE" w:rsidRPr="003B09EF" w:rsidRDefault="00E905BE" w:rsidP="003B6BDF">
            <w:pPr>
              <w:pStyle w:val="TableBullet"/>
              <w:suppressAutoHyphens w:val="0"/>
              <w:spacing w:before="100" w:beforeAutospacing="1" w:after="100" w:afterAutospacing="1"/>
            </w:pPr>
            <w:r w:rsidRPr="003B09EF">
              <w:t>Tile</w:t>
            </w:r>
          </w:p>
          <w:p w14:paraId="7F98ABA7" w14:textId="636546FB" w:rsidR="00E905BE" w:rsidRPr="003B09EF" w:rsidRDefault="00E905BE" w:rsidP="003B6BDF">
            <w:pPr>
              <w:pStyle w:val="TableBullet"/>
              <w:suppressAutoHyphens w:val="0"/>
              <w:spacing w:before="100" w:beforeAutospacing="1" w:after="100" w:afterAutospacing="1"/>
            </w:pPr>
            <w:r w:rsidRPr="003B09EF">
              <w:t xml:space="preserve">Coated </w:t>
            </w:r>
            <w:r>
              <w:t>s</w:t>
            </w:r>
            <w:r w:rsidRPr="003B09EF">
              <w:t>teel</w:t>
            </w:r>
          </w:p>
          <w:p w14:paraId="1EFE1EE8" w14:textId="3F60FA9A" w:rsidR="00E905BE" w:rsidRPr="003B09EF" w:rsidRDefault="00E905BE" w:rsidP="003B6BDF">
            <w:pPr>
              <w:pStyle w:val="TableBullet"/>
              <w:suppressAutoHyphens w:val="0"/>
              <w:spacing w:before="100" w:beforeAutospacing="1" w:after="100" w:afterAutospacing="1"/>
            </w:pPr>
            <w:r w:rsidRPr="003B09EF">
              <w:t xml:space="preserve">Stainless </w:t>
            </w:r>
            <w:r>
              <w:t>s</w:t>
            </w:r>
            <w:r w:rsidRPr="003B09EF">
              <w:t>teel</w:t>
            </w:r>
          </w:p>
          <w:p w14:paraId="15F459DD" w14:textId="77777777" w:rsidR="00E905BE" w:rsidRPr="003B09EF" w:rsidRDefault="00E905BE" w:rsidP="003B6BDF">
            <w:pPr>
              <w:pStyle w:val="TableBullet"/>
              <w:suppressAutoHyphens w:val="0"/>
              <w:spacing w:before="100" w:beforeAutospacing="1" w:after="100" w:afterAutospacing="1"/>
            </w:pPr>
            <w:r w:rsidRPr="003B09EF">
              <w:t>Wood</w:t>
            </w:r>
          </w:p>
          <w:p w14:paraId="5A2833DF" w14:textId="067AC39C" w:rsidR="00E905BE" w:rsidRPr="003B09EF" w:rsidRDefault="00E905BE" w:rsidP="003B6BDF">
            <w:pPr>
              <w:pStyle w:val="TableBullet"/>
              <w:suppressAutoHyphens w:val="0"/>
              <w:spacing w:before="100" w:beforeAutospacing="1" w:after="100" w:afterAutospacing="1"/>
            </w:pPr>
            <w:r w:rsidRPr="003B09EF">
              <w:t xml:space="preserve">Carbon </w:t>
            </w:r>
            <w:r>
              <w:t>s</w:t>
            </w:r>
            <w:r w:rsidRPr="003B09EF">
              <w:t>teel</w:t>
            </w:r>
          </w:p>
          <w:p w14:paraId="535AE1E1" w14:textId="77777777" w:rsidR="00E905BE" w:rsidRPr="003B09EF" w:rsidRDefault="00E905BE" w:rsidP="003B6BDF">
            <w:pPr>
              <w:pStyle w:val="TableBullet"/>
              <w:suppressAutoHyphens w:val="0"/>
              <w:spacing w:before="100" w:beforeAutospacing="1" w:after="100" w:afterAutospacing="1"/>
            </w:pPr>
            <w:r w:rsidRPr="003B09EF">
              <w:t>Other</w:t>
            </w:r>
          </w:p>
          <w:p w14:paraId="609855D8" w14:textId="62624D1D" w:rsidR="00E905BE" w:rsidRPr="003B09EF" w:rsidRDefault="00E905BE" w:rsidP="003B6BDF">
            <w:pPr>
              <w:pStyle w:val="TableBullet"/>
              <w:suppressAutoHyphens w:val="0"/>
              <w:spacing w:before="100" w:beforeAutospacing="1" w:after="100" w:afterAutospacing="1"/>
            </w:pPr>
            <w:r w:rsidRPr="003B09EF">
              <w:t>Stainless</w:t>
            </w:r>
            <w:ins w:id="228" w:author="Author">
              <w:r w:rsidR="0050642D">
                <w:t xml:space="preserve"> </w:t>
              </w:r>
            </w:ins>
            <w:del w:id="229" w:author="Author">
              <w:r w:rsidDel="0050642D">
                <w:delText>-</w:delText>
              </w:r>
            </w:del>
            <w:r>
              <w:t>s</w:t>
            </w:r>
            <w:r w:rsidRPr="003B09EF">
              <w:t>teel 304</w:t>
            </w:r>
          </w:p>
        </w:tc>
        <w:tc>
          <w:tcPr>
            <w:tcW w:w="2330" w:type="dxa"/>
            <w:hideMark/>
          </w:tcPr>
          <w:p w14:paraId="4F2228E4" w14:textId="07CA9F1E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129" w:type="dxa"/>
            <w:hideMark/>
          </w:tcPr>
          <w:p w14:paraId="6C87A278" w14:textId="0346FCDF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246" w:type="dxa"/>
            <w:hideMark/>
          </w:tcPr>
          <w:p w14:paraId="2A70C829" w14:textId="555FA89D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  <w:hideMark/>
          </w:tcPr>
          <w:p w14:paraId="4E7905F8" w14:textId="122A433E" w:rsidR="00686A05" w:rsidRDefault="00BF52AD" w:rsidP="003B6BDF">
            <w:pPr>
              <w:pStyle w:val="TableBody"/>
              <w:spacing w:before="0" w:after="20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Casing Material</w:t>
            </w:r>
          </w:p>
          <w:p w14:paraId="43BB9C65" w14:textId="13E6D622" w:rsidR="00E905BE" w:rsidRPr="003B09EF" w:rsidRDefault="00686A05" w:rsidP="003B6BDF">
            <w:pPr>
              <w:pStyle w:val="TableBody"/>
              <w:spacing w:before="0" w:after="20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Enter the code that best indicates the material from which the casing is made</w:t>
            </w:r>
          </w:p>
          <w:p w14:paraId="2E922D93" w14:textId="77777777" w:rsidR="00E905BE" w:rsidRPr="00D47C8C" w:rsidRDefault="00E905BE" w:rsidP="003B6BDF">
            <w:pPr>
              <w:pStyle w:val="TableBody"/>
              <w:spacing w:before="0" w:after="0"/>
            </w:pPr>
            <w:r w:rsidRPr="004F2DBA">
              <w:rPr>
                <w:b/>
                <w:bCs/>
              </w:rPr>
              <w:t>List of Options</w:t>
            </w:r>
            <w:r w:rsidRPr="00D47C8C">
              <w:t>:</w:t>
            </w:r>
          </w:p>
          <w:p w14:paraId="38EB214A" w14:textId="2FE2BDF5" w:rsidR="00E905BE" w:rsidRPr="00E905BE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A (ABS)</w:t>
            </w:r>
          </w:p>
          <w:p w14:paraId="2F68F943" w14:textId="77777777" w:rsidR="00E905BE" w:rsidRPr="00E905BE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B (brick)</w:t>
            </w:r>
          </w:p>
          <w:p w14:paraId="692F4FF6" w14:textId="77777777" w:rsidR="00E905BE" w:rsidRPr="00E905BE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C (concrete)</w:t>
            </w:r>
          </w:p>
          <w:p w14:paraId="571B7B4A" w14:textId="77777777" w:rsidR="00E905BE" w:rsidRPr="00E905BE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D (copper)</w:t>
            </w:r>
          </w:p>
          <w:p w14:paraId="5455A770" w14:textId="77777777" w:rsidR="00E905BE" w:rsidRPr="00E905BE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E (PTFE)</w:t>
            </w:r>
          </w:p>
          <w:p w14:paraId="7505608E" w14:textId="77777777" w:rsidR="00E905BE" w:rsidRPr="00E905BE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F (fiberglass)</w:t>
            </w:r>
          </w:p>
          <w:p w14:paraId="6A5624DD" w14:textId="77777777" w:rsidR="00E905BE" w:rsidRPr="00E905BE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G (galv. iron)</w:t>
            </w:r>
          </w:p>
          <w:p w14:paraId="05D1271A" w14:textId="77777777" w:rsidR="00E905BE" w:rsidRPr="00E905BE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H (fiberglass plastic)</w:t>
            </w:r>
          </w:p>
          <w:p w14:paraId="43D5CABD" w14:textId="77777777" w:rsidR="00E905BE" w:rsidRPr="00E905BE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I (wrought iron)</w:t>
            </w:r>
          </w:p>
          <w:p w14:paraId="7BCF9AA2" w14:textId="77777777" w:rsidR="00E905BE" w:rsidRPr="00E905BE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J (fiberglass epoxy)</w:t>
            </w:r>
          </w:p>
          <w:p w14:paraId="666C4138" w14:textId="77777777" w:rsidR="00E905BE" w:rsidRPr="00E905BE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K (PVC threaded)</w:t>
            </w:r>
          </w:p>
          <w:p w14:paraId="620EF1A9" w14:textId="77777777" w:rsidR="00E905BE" w:rsidRPr="00E905BE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L (glass)</w:t>
            </w:r>
          </w:p>
          <w:p w14:paraId="7259C4F2" w14:textId="77777777" w:rsidR="00E905BE" w:rsidRPr="00E905BE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M (other metal)</w:t>
            </w:r>
          </w:p>
          <w:p w14:paraId="78E56EF9" w14:textId="77777777" w:rsidR="00E905BE" w:rsidRPr="00E905BE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N (PVC glued)</w:t>
            </w:r>
          </w:p>
          <w:p w14:paraId="14DF386D" w14:textId="77777777" w:rsidR="00E905BE" w:rsidRPr="00E905BE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P (PVC or plastic)</w:t>
            </w:r>
          </w:p>
          <w:p w14:paraId="52846BB6" w14:textId="77777777" w:rsidR="00E905BE" w:rsidRPr="00E905BE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Q (FEP)</w:t>
            </w:r>
          </w:p>
          <w:p w14:paraId="3D251536" w14:textId="77777777" w:rsidR="00E905BE" w:rsidRPr="00E905BE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R (rock or stone)</w:t>
            </w:r>
          </w:p>
          <w:p w14:paraId="52AB8844" w14:textId="77777777" w:rsidR="00E905BE" w:rsidRPr="00E905BE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S (steel)</w:t>
            </w:r>
          </w:p>
          <w:p w14:paraId="199775C4" w14:textId="77777777" w:rsidR="00E905BE" w:rsidRPr="00E905BE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T (tile)</w:t>
            </w:r>
          </w:p>
          <w:p w14:paraId="628DAA9B" w14:textId="77777777" w:rsidR="00E905BE" w:rsidRPr="00E905BE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U (coated steel)</w:t>
            </w:r>
          </w:p>
          <w:p w14:paraId="6FD6E44E" w14:textId="77777777" w:rsidR="00E905BE" w:rsidRPr="00E905BE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V (stainless steel)</w:t>
            </w:r>
          </w:p>
          <w:p w14:paraId="22018909" w14:textId="77777777" w:rsidR="00E905BE" w:rsidRPr="00E905BE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W (wood)</w:t>
            </w:r>
          </w:p>
          <w:p w14:paraId="2FF2EC1F" w14:textId="77777777" w:rsidR="00E905BE" w:rsidRPr="00E905BE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X (steel carbon)</w:t>
            </w:r>
          </w:p>
          <w:p w14:paraId="1559308A" w14:textId="77777777" w:rsidR="00E905BE" w:rsidRPr="00E905BE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Y (steel galvanized)</w:t>
            </w:r>
          </w:p>
          <w:p w14:paraId="19A7D85B" w14:textId="289E3C51" w:rsidR="00E905BE" w:rsidRPr="00E905BE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Z (other material)</w:t>
            </w:r>
          </w:p>
          <w:p w14:paraId="5723D3B4" w14:textId="77777777" w:rsidR="00E905BE" w:rsidRPr="00E905BE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4 (stainless 304)</w:t>
            </w:r>
          </w:p>
          <w:p w14:paraId="147D8685" w14:textId="77777777" w:rsidR="00E905BE" w:rsidRPr="003B09EF" w:rsidRDefault="00E905BE" w:rsidP="003B6BDF">
            <w:pPr>
              <w:pStyle w:val="TableBullet"/>
              <w:suppressAutoHyphens w:val="0"/>
              <w:spacing w:before="0" w:after="0"/>
            </w:pPr>
            <w:r w:rsidRPr="00E905BE">
              <w:t>6 (stainless 316)</w:t>
            </w:r>
          </w:p>
        </w:tc>
        <w:tc>
          <w:tcPr>
            <w:tcW w:w="2016" w:type="dxa"/>
            <w:hideMark/>
          </w:tcPr>
          <w:p w14:paraId="30F87F6E" w14:textId="77777777" w:rsidR="00E905BE" w:rsidRDefault="00D00409" w:rsidP="003B6BDF">
            <w:pPr>
              <w:pStyle w:val="TableBody"/>
              <w:spacing w:beforeLines="20" w:before="48" w:afterLines="20" w:after="48"/>
              <w:rPr>
                <w:ins w:id="230" w:author="Author"/>
              </w:rPr>
            </w:pPr>
            <w:ins w:id="231" w:author="Author">
              <w:r w:rsidRPr="00D00409">
                <w:rPr>
                  <w:b/>
                  <w:bCs/>
                </w:rPr>
                <w:t>Attribute:</w:t>
              </w:r>
              <w:r>
                <w:t xml:space="preserve"> </w:t>
              </w:r>
            </w:ins>
            <w:r w:rsidR="00E905BE" w:rsidRPr="003B09EF">
              <w:t>Well Casing Material</w:t>
            </w:r>
          </w:p>
          <w:p w14:paraId="2E9E65E6" w14:textId="628FD4BC" w:rsidR="00D00409" w:rsidRPr="003B09EF" w:rsidRDefault="00D00409" w:rsidP="003B6BDF">
            <w:pPr>
              <w:pStyle w:val="TableBody"/>
              <w:spacing w:beforeLines="20" w:before="48" w:afterLines="20" w:after="48"/>
            </w:pPr>
            <w:ins w:id="232" w:author="Author">
              <w:r w:rsidRPr="00D00409">
                <w:rPr>
                  <w:b/>
                  <w:bCs/>
                </w:rPr>
                <w:t>Definition</w:t>
              </w:r>
              <w:r>
                <w:t>: Not explicitly defined.</w:t>
              </w:r>
            </w:ins>
          </w:p>
        </w:tc>
        <w:tc>
          <w:tcPr>
            <w:tcW w:w="2599" w:type="dxa"/>
          </w:tcPr>
          <w:p w14:paraId="3CD914E2" w14:textId="77777777" w:rsidR="00E905BE" w:rsidRDefault="00932498" w:rsidP="003B6BDF">
            <w:pPr>
              <w:pStyle w:val="TableBody"/>
              <w:spacing w:beforeLines="20" w:before="48" w:afterLines="20" w:after="48"/>
              <w:rPr>
                <w:ins w:id="233" w:author="Author"/>
                <w:rFonts w:asciiTheme="minorHAnsi" w:hAnsiTheme="minorHAnsi" w:cstheme="minorHAnsi"/>
              </w:rPr>
            </w:pPr>
            <w:ins w:id="234" w:author="Author">
              <w:r>
                <w:rPr>
                  <w:rFonts w:asciiTheme="minorHAnsi" w:hAnsiTheme="minorHAnsi" w:cstheme="minorHAnsi"/>
                  <w:b/>
                  <w:bCs/>
                </w:rPr>
                <w:t xml:space="preserve">Attribute: </w:t>
              </w:r>
            </w:ins>
            <w:r w:rsidR="00E905BE" w:rsidRPr="00932498">
              <w:rPr>
                <w:rFonts w:asciiTheme="minorHAnsi" w:hAnsiTheme="minorHAnsi" w:cstheme="minorHAnsi"/>
              </w:rPr>
              <w:t>Casing Material Type</w:t>
            </w:r>
          </w:p>
          <w:p w14:paraId="0DB7EA45" w14:textId="1FBD67ED" w:rsidR="00932498" w:rsidRPr="00582686" w:rsidRDefault="00932498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ins w:id="235" w:author="Author">
              <w:r w:rsidRPr="00932498">
                <w:rPr>
                  <w:rFonts w:asciiTheme="minorHAnsi" w:hAnsiTheme="minorHAnsi" w:cstheme="minorHAnsi"/>
                  <w:b/>
                  <w:bCs/>
                </w:rPr>
                <w:t>Definition</w:t>
              </w:r>
              <w:r>
                <w:rPr>
                  <w:rFonts w:asciiTheme="minorHAnsi" w:hAnsiTheme="minorHAnsi" w:cstheme="minorHAnsi"/>
                </w:rPr>
                <w:t>: Not explicitly defined.</w:t>
              </w:r>
            </w:ins>
          </w:p>
        </w:tc>
      </w:tr>
      <w:tr w:rsidR="00E905BE" w:rsidRPr="003B09EF" w14:paraId="2D96F896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02DCCE63" w14:textId="77777777" w:rsidR="00E905BE" w:rsidRPr="00BD04F6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BD04F6">
              <w:rPr>
                <w:b/>
                <w:bCs/>
              </w:rPr>
              <w:lastRenderedPageBreak/>
              <w:t>Well Casing Diameter</w:t>
            </w:r>
          </w:p>
        </w:tc>
        <w:tc>
          <w:tcPr>
            <w:tcW w:w="3763" w:type="dxa"/>
            <w:hideMark/>
          </w:tcPr>
          <w:p w14:paraId="1E199130" w14:textId="7A6259A4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Casing Diameter</w:t>
            </w:r>
          </w:p>
          <w:p w14:paraId="2953B9B8" w14:textId="55E396DC" w:rsidR="00E905BE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Inside diameter of the well casing.</w:t>
            </w:r>
          </w:p>
          <w:p w14:paraId="6BE64E48" w14:textId="34833338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Units</w:t>
            </w:r>
            <w:r w:rsidRPr="003B09EF">
              <w:t xml:space="preserve">: </w:t>
            </w:r>
            <w:r>
              <w:t>I</w:t>
            </w:r>
            <w:r w:rsidRPr="003B09EF">
              <w:t>nches</w:t>
            </w:r>
          </w:p>
        </w:tc>
        <w:tc>
          <w:tcPr>
            <w:tcW w:w="2330" w:type="dxa"/>
            <w:hideMark/>
          </w:tcPr>
          <w:p w14:paraId="7D560156" w14:textId="2850C1E3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129" w:type="dxa"/>
            <w:hideMark/>
          </w:tcPr>
          <w:p w14:paraId="677E47A3" w14:textId="3D2AF370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246" w:type="dxa"/>
            <w:hideMark/>
          </w:tcPr>
          <w:p w14:paraId="728F1ABE" w14:textId="33C9DE97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  <w:hideMark/>
          </w:tcPr>
          <w:p w14:paraId="30FC9DB7" w14:textId="2A15EAA8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Diameter of Casing</w:t>
            </w:r>
          </w:p>
          <w:p w14:paraId="7701E5C1" w14:textId="79C67309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N</w:t>
            </w:r>
            <w:r w:rsidR="00E905BE" w:rsidRPr="003B09EF">
              <w:t>ominal diameter in inches of the section of casing</w:t>
            </w:r>
            <w:r w:rsidR="00E905BE">
              <w:t>.</w:t>
            </w:r>
          </w:p>
        </w:tc>
        <w:tc>
          <w:tcPr>
            <w:tcW w:w="2016" w:type="dxa"/>
            <w:hideMark/>
          </w:tcPr>
          <w:p w14:paraId="78934474" w14:textId="25D7EF19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Casing Size</w:t>
            </w:r>
          </w:p>
          <w:p w14:paraId="15CE0640" w14:textId="43382D64" w:rsidR="006F23FF" w:rsidRDefault="00686A05" w:rsidP="003B6BDF">
            <w:pPr>
              <w:pStyle w:val="TableBody"/>
              <w:spacing w:beforeLines="20" w:before="48" w:afterLines="20" w:after="48"/>
              <w:rPr>
                <w:ins w:id="236" w:author="Author"/>
                <w:b/>
                <w:bCs/>
              </w:rPr>
            </w:pPr>
            <w:r w:rsidRPr="00A842AC">
              <w:rPr>
                <w:b/>
                <w:bCs/>
              </w:rPr>
              <w:t>Definition:</w:t>
            </w:r>
            <w:ins w:id="237" w:author="Author">
              <w:r w:rsidR="006F23FF">
                <w:rPr>
                  <w:b/>
                  <w:bCs/>
                </w:rPr>
                <w:t xml:space="preserve"> </w:t>
              </w:r>
              <w:r w:rsidR="006F23FF" w:rsidRPr="006F23FF">
                <w:t>Not explicitly defined.</w:t>
              </w:r>
            </w:ins>
            <w:r w:rsidRPr="00A842AC">
              <w:rPr>
                <w:b/>
                <w:bCs/>
              </w:rPr>
              <w:t xml:space="preserve"> </w:t>
            </w:r>
          </w:p>
          <w:p w14:paraId="1ED80B56" w14:textId="35741878" w:rsidR="00E905BE" w:rsidRPr="003B09EF" w:rsidRDefault="006F23FF" w:rsidP="003B6BDF">
            <w:pPr>
              <w:pStyle w:val="TableBody"/>
              <w:spacing w:beforeLines="20" w:before="48" w:afterLines="20" w:after="48"/>
            </w:pPr>
            <w:ins w:id="238" w:author="Author">
              <w:r>
                <w:rPr>
                  <w:b/>
                  <w:bCs/>
                </w:rPr>
                <w:t xml:space="preserve">Units: </w:t>
              </w:r>
            </w:ins>
            <w:r w:rsidR="00E905BE">
              <w:t>I</w:t>
            </w:r>
            <w:r w:rsidR="00E905BE" w:rsidRPr="003B09EF">
              <w:t>nches</w:t>
            </w:r>
          </w:p>
        </w:tc>
        <w:tc>
          <w:tcPr>
            <w:tcW w:w="2599" w:type="dxa"/>
          </w:tcPr>
          <w:p w14:paraId="0B36CFEC" w14:textId="67FC512B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</w:rPr>
              <w:t>Casing Diameter</w:t>
            </w:r>
          </w:p>
          <w:p w14:paraId="61379D36" w14:textId="50D33646" w:rsidR="00E905BE" w:rsidRPr="00582686" w:rsidRDefault="00686A05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Diameter of the well casing.</w:t>
            </w:r>
          </w:p>
        </w:tc>
      </w:tr>
      <w:tr w:rsidR="00E905BE" w:rsidRPr="003B09EF" w14:paraId="79C96DD9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13CB4F69" w14:textId="77777777" w:rsidR="00E905BE" w:rsidRPr="00BD04F6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BD04F6">
              <w:rPr>
                <w:b/>
                <w:bCs/>
              </w:rPr>
              <w:t>Well Slot Size</w:t>
            </w:r>
          </w:p>
        </w:tc>
        <w:tc>
          <w:tcPr>
            <w:tcW w:w="3763" w:type="dxa"/>
            <w:hideMark/>
          </w:tcPr>
          <w:p w14:paraId="539068AB" w14:textId="7BB81BB6" w:rsidR="00686A05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Pr="005B0922">
              <w:t>Well Slot Size</w:t>
            </w:r>
          </w:p>
          <w:p w14:paraId="79B23C78" w14:textId="660C3E23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Size of well screen individual perforations, or slots, or the mesh size of the screen.</w:t>
            </w:r>
          </w:p>
          <w:p w14:paraId="72C6D311" w14:textId="321E004E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Units</w:t>
            </w:r>
            <w:r w:rsidRPr="003B09EF">
              <w:t xml:space="preserve">: </w:t>
            </w:r>
            <w:r>
              <w:t>I</w:t>
            </w:r>
            <w:r w:rsidRPr="003B09EF">
              <w:t>nches</w:t>
            </w:r>
          </w:p>
          <w:p w14:paraId="0F1933DB" w14:textId="43FE7BDE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Reporting Accuracy</w:t>
            </w:r>
            <w:r w:rsidRPr="003B09EF">
              <w:t xml:space="preserve">: </w:t>
            </w:r>
            <w:r>
              <w:t>T</w:t>
            </w:r>
            <w:r w:rsidRPr="003B09EF">
              <w:t>housandth of an inch</w:t>
            </w:r>
          </w:p>
        </w:tc>
        <w:tc>
          <w:tcPr>
            <w:tcW w:w="2330" w:type="dxa"/>
            <w:hideMark/>
          </w:tcPr>
          <w:p w14:paraId="54E700DE" w14:textId="14E2C1BA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129" w:type="dxa"/>
            <w:hideMark/>
          </w:tcPr>
          <w:p w14:paraId="3D193A36" w14:textId="5A2EBA63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246" w:type="dxa"/>
            <w:hideMark/>
          </w:tcPr>
          <w:p w14:paraId="0BDB033C" w14:textId="4DB13C2F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  <w:hideMark/>
          </w:tcPr>
          <w:p w14:paraId="3CB4A06A" w14:textId="55C2DC93" w:rsidR="00686A05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Width of Opening</w:t>
            </w:r>
          </w:p>
          <w:p w14:paraId="6C17D190" w14:textId="766A902C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short dimension, in inches, of the individual perforations or slots, or the mesh size of screens</w:t>
            </w:r>
            <w:ins w:id="239" w:author="Author">
              <w:r w:rsidR="00524F5F">
                <w:t>.</w:t>
              </w:r>
            </w:ins>
          </w:p>
        </w:tc>
        <w:tc>
          <w:tcPr>
            <w:tcW w:w="2016" w:type="dxa"/>
            <w:hideMark/>
          </w:tcPr>
          <w:p w14:paraId="02E35D56" w14:textId="2F94DA35" w:rsidR="00686A05" w:rsidRDefault="00BF52AD" w:rsidP="003B6BDF">
            <w:pPr>
              <w:pStyle w:val="TableBody"/>
              <w:spacing w:beforeLines="20" w:before="48" w:afterLines="20" w:after="48"/>
              <w:rPr>
                <w:ins w:id="240" w:author="Author"/>
              </w:rPr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Slot Size</w:t>
            </w:r>
          </w:p>
          <w:p w14:paraId="5766944B" w14:textId="752AE136" w:rsidR="006F23FF" w:rsidRDefault="006F23FF" w:rsidP="003B6BDF">
            <w:pPr>
              <w:pStyle w:val="TableBody"/>
              <w:spacing w:beforeLines="20" w:before="48" w:afterLines="20" w:after="48"/>
            </w:pPr>
            <w:ins w:id="241" w:author="Author">
              <w:r w:rsidRPr="006F23FF">
                <w:rPr>
                  <w:b/>
                  <w:bCs/>
                </w:rPr>
                <w:t>Definition</w:t>
              </w:r>
              <w:r>
                <w:t>: Not explicitly defined.</w:t>
              </w:r>
            </w:ins>
          </w:p>
          <w:p w14:paraId="68CF6710" w14:textId="59BB084E" w:rsidR="00E905BE" w:rsidRPr="003B09EF" w:rsidRDefault="00686A05" w:rsidP="003B6BDF">
            <w:pPr>
              <w:pStyle w:val="TableBody"/>
              <w:spacing w:beforeLines="20" w:before="48" w:afterLines="20" w:after="48"/>
            </w:pPr>
            <w:del w:id="242" w:author="Author">
              <w:r w:rsidRPr="00A842AC" w:rsidDel="00FB1D02">
                <w:rPr>
                  <w:b/>
                  <w:bCs/>
                </w:rPr>
                <w:delText>Definition</w:delText>
              </w:r>
            </w:del>
            <w:ins w:id="243" w:author="Author">
              <w:r w:rsidR="00FB1D02">
                <w:rPr>
                  <w:b/>
                  <w:bCs/>
                </w:rPr>
                <w:t>Units</w:t>
              </w:r>
            </w:ins>
            <w:r w:rsidRPr="00A842AC">
              <w:rPr>
                <w:b/>
                <w:bCs/>
              </w:rPr>
              <w:t xml:space="preserve">: </w:t>
            </w:r>
            <w:r w:rsidR="00E905BE">
              <w:t>I</w:t>
            </w:r>
            <w:r w:rsidR="00E905BE" w:rsidRPr="003B09EF">
              <w:t>nches</w:t>
            </w:r>
          </w:p>
        </w:tc>
        <w:tc>
          <w:tcPr>
            <w:tcW w:w="2599" w:type="dxa"/>
          </w:tcPr>
          <w:p w14:paraId="2F201C8D" w14:textId="77777777" w:rsidR="00E905BE" w:rsidRDefault="00932498" w:rsidP="003B6BDF">
            <w:pPr>
              <w:pStyle w:val="TableBody"/>
              <w:spacing w:beforeLines="20" w:before="48" w:afterLines="20" w:after="48"/>
              <w:rPr>
                <w:ins w:id="244" w:author="Author"/>
                <w:rFonts w:asciiTheme="minorHAnsi" w:hAnsiTheme="minorHAnsi" w:cstheme="minorHAnsi"/>
              </w:rPr>
            </w:pPr>
            <w:ins w:id="245" w:author="Author">
              <w:r>
                <w:rPr>
                  <w:rFonts w:asciiTheme="minorHAnsi" w:hAnsiTheme="minorHAnsi" w:cstheme="minorHAnsi"/>
                  <w:b/>
                  <w:bCs/>
                </w:rPr>
                <w:t xml:space="preserve">Attribute: </w:t>
              </w:r>
            </w:ins>
            <w:r w:rsidR="00E905BE" w:rsidRPr="00932498">
              <w:rPr>
                <w:rFonts w:asciiTheme="minorHAnsi" w:hAnsiTheme="minorHAnsi" w:cstheme="minorHAnsi"/>
              </w:rPr>
              <w:t>Slot Size</w:t>
            </w:r>
          </w:p>
          <w:p w14:paraId="77B1C46C" w14:textId="1A83D021" w:rsidR="00932498" w:rsidRPr="00582686" w:rsidRDefault="00932498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ins w:id="246" w:author="Author">
              <w:r w:rsidRPr="00932498">
                <w:rPr>
                  <w:rFonts w:asciiTheme="minorHAnsi" w:hAnsiTheme="minorHAnsi" w:cstheme="minorHAnsi"/>
                  <w:b/>
                  <w:bCs/>
                </w:rPr>
                <w:t>Definition</w:t>
              </w:r>
              <w:r>
                <w:rPr>
                  <w:rFonts w:asciiTheme="minorHAnsi" w:hAnsiTheme="minorHAnsi" w:cstheme="minorHAnsi"/>
                </w:rPr>
                <w:t>: Not explicitly defined.</w:t>
              </w:r>
            </w:ins>
          </w:p>
        </w:tc>
      </w:tr>
      <w:tr w:rsidR="00E905BE" w:rsidRPr="003B09EF" w14:paraId="7C7844D3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3F881F89" w14:textId="77777777" w:rsidR="00E905BE" w:rsidRPr="00BD04F6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BD04F6">
              <w:rPr>
                <w:b/>
                <w:bCs/>
              </w:rPr>
              <w:t>Well Status</w:t>
            </w:r>
          </w:p>
        </w:tc>
        <w:tc>
          <w:tcPr>
            <w:tcW w:w="3763" w:type="dxa"/>
            <w:hideMark/>
          </w:tcPr>
          <w:p w14:paraId="0C6A73FC" w14:textId="7C83DED2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3B09EF">
              <w:t>Well Status</w:t>
            </w:r>
          </w:p>
          <w:p w14:paraId="47A18ABA" w14:textId="77777777" w:rsidR="00D47C8C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Status of the well.</w:t>
            </w:r>
          </w:p>
          <w:p w14:paraId="642E8E6E" w14:textId="67B2DE9B" w:rsidR="00E905BE" w:rsidRDefault="00E905BE" w:rsidP="003B6BDF">
            <w:pPr>
              <w:pStyle w:val="TableBody"/>
              <w:spacing w:beforeLines="20" w:before="48" w:afterLines="20" w:after="48"/>
            </w:pPr>
            <w:r w:rsidRPr="004F2DBA">
              <w:rPr>
                <w:b/>
                <w:bCs/>
              </w:rPr>
              <w:t>List of Options</w:t>
            </w:r>
            <w:r>
              <w:t>:</w:t>
            </w:r>
          </w:p>
          <w:p w14:paraId="691AEC9F" w14:textId="77777777" w:rsidR="00E905BE" w:rsidRPr="003B028B" w:rsidRDefault="00E905BE" w:rsidP="003B6BDF">
            <w:pPr>
              <w:pStyle w:val="TableBullet"/>
              <w:spacing w:beforeLines="20" w:before="48" w:afterLines="20" w:after="48"/>
            </w:pPr>
            <w:r w:rsidRPr="003B028B">
              <w:t>Planned</w:t>
            </w:r>
          </w:p>
          <w:p w14:paraId="48F487B9" w14:textId="77777777" w:rsidR="00E905BE" w:rsidRPr="003B028B" w:rsidRDefault="00E905BE" w:rsidP="003B6BDF">
            <w:pPr>
              <w:pStyle w:val="TableBullet"/>
              <w:spacing w:beforeLines="20" w:before="48" w:afterLines="20" w:after="48"/>
            </w:pPr>
            <w:r w:rsidRPr="003B028B">
              <w:t>Active</w:t>
            </w:r>
          </w:p>
          <w:p w14:paraId="680796A0" w14:textId="77777777" w:rsidR="00E905BE" w:rsidRPr="003B028B" w:rsidRDefault="00E905BE" w:rsidP="003B6BDF">
            <w:pPr>
              <w:pStyle w:val="TableBullet"/>
              <w:spacing w:beforeLines="20" w:before="48" w:afterLines="20" w:after="48"/>
            </w:pPr>
            <w:r w:rsidRPr="003B028B">
              <w:t>Inactive</w:t>
            </w:r>
          </w:p>
          <w:p w14:paraId="062A70D7" w14:textId="77777777" w:rsidR="00E905BE" w:rsidRPr="003B028B" w:rsidRDefault="00E905BE" w:rsidP="003B6BDF">
            <w:pPr>
              <w:pStyle w:val="TableBullet"/>
              <w:spacing w:beforeLines="20" w:before="48" w:afterLines="20" w:after="48"/>
            </w:pPr>
            <w:r w:rsidRPr="003B028B">
              <w:t>Abandoned</w:t>
            </w:r>
          </w:p>
          <w:p w14:paraId="25378D1F" w14:textId="5412BEDE" w:rsidR="00E905BE" w:rsidRPr="003B028B" w:rsidRDefault="00E905BE" w:rsidP="003B6BDF">
            <w:pPr>
              <w:pStyle w:val="TableBullet"/>
              <w:spacing w:beforeLines="20" w:before="48" w:afterLines="20" w:after="48"/>
              <w:rPr>
                <w:color w:val="000000" w:themeColor="text1"/>
              </w:rPr>
            </w:pPr>
            <w:r w:rsidRPr="003B028B">
              <w:rPr>
                <w:color w:val="000000" w:themeColor="text1"/>
              </w:rPr>
              <w:t xml:space="preserve">No </w:t>
            </w:r>
            <w:r>
              <w:rPr>
                <w:color w:val="000000" w:themeColor="text1"/>
              </w:rPr>
              <w:t>a</w:t>
            </w:r>
            <w:r w:rsidRPr="003B028B">
              <w:rPr>
                <w:color w:val="000000" w:themeColor="text1"/>
              </w:rPr>
              <w:t>ccess</w:t>
            </w:r>
          </w:p>
          <w:p w14:paraId="5F2DADC2" w14:textId="77777777" w:rsidR="00E905BE" w:rsidRPr="003B028B" w:rsidRDefault="00E905BE" w:rsidP="003B6BDF">
            <w:pPr>
              <w:pStyle w:val="TableBullet"/>
              <w:spacing w:beforeLines="20" w:before="48" w:afterLines="20" w:after="48"/>
              <w:rPr>
                <w:color w:val="000000" w:themeColor="text1"/>
              </w:rPr>
            </w:pPr>
            <w:r w:rsidRPr="003B028B">
              <w:rPr>
                <w:color w:val="000000" w:themeColor="text1"/>
              </w:rPr>
              <w:t>Destroyed</w:t>
            </w:r>
          </w:p>
          <w:p w14:paraId="766FE0F6" w14:textId="77777777" w:rsidR="00E905BE" w:rsidRPr="003B028B" w:rsidRDefault="00E905BE" w:rsidP="003B6BDF">
            <w:pPr>
              <w:pStyle w:val="TableBullet"/>
              <w:spacing w:beforeLines="20" w:before="48" w:afterLines="20" w:after="48"/>
            </w:pPr>
            <w:r w:rsidRPr="003B028B">
              <w:t>Other</w:t>
            </w:r>
          </w:p>
        </w:tc>
        <w:tc>
          <w:tcPr>
            <w:tcW w:w="2330" w:type="dxa"/>
            <w:hideMark/>
          </w:tcPr>
          <w:p w14:paraId="4A7E5EE4" w14:textId="6A0807A3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Status</w:t>
            </w:r>
          </w:p>
          <w:p w14:paraId="3D163660" w14:textId="2AFECCEF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del w:id="247" w:author="Author">
              <w:r w:rsidR="00E905BE" w:rsidDel="00D36B51">
                <w:delText>S</w:delText>
              </w:r>
              <w:r w:rsidR="00E905BE" w:rsidRPr="003B09EF" w:rsidDel="00D36B51">
                <w:delText>elect description of well</w:delText>
              </w:r>
              <w:r w:rsidR="005B0922" w:rsidDel="00D36B51">
                <w:delText>’</w:delText>
              </w:r>
              <w:r w:rsidR="00E905BE" w:rsidRPr="003B09EF" w:rsidDel="00D36B51">
                <w:delText>s status from the dropdown menu</w:delText>
              </w:r>
              <w:r w:rsidR="00E905BE" w:rsidDel="00D36B51">
                <w:delText>.</w:delText>
              </w:r>
            </w:del>
            <w:ins w:id="248" w:author="Author">
              <w:r w:rsidR="00D36B51">
                <w:t>Status of well. Assumed to be active.</w:t>
              </w:r>
            </w:ins>
          </w:p>
        </w:tc>
        <w:tc>
          <w:tcPr>
            <w:tcW w:w="2129" w:type="dxa"/>
            <w:hideMark/>
          </w:tcPr>
          <w:p w14:paraId="1830E834" w14:textId="66EC1EB5" w:rsidR="00E905BE" w:rsidRPr="003B09EF" w:rsidRDefault="00BF52AD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Status</w:t>
            </w:r>
          </w:p>
        </w:tc>
        <w:tc>
          <w:tcPr>
            <w:tcW w:w="3246" w:type="dxa"/>
            <w:hideMark/>
          </w:tcPr>
          <w:p w14:paraId="60AC18AC" w14:textId="5119E10A" w:rsidR="00686A05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Status</w:t>
            </w:r>
          </w:p>
          <w:p w14:paraId="2748D8E0" w14:textId="55D8920B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W</w:t>
            </w:r>
            <w:r w:rsidR="00E905BE" w:rsidRPr="003B09EF">
              <w:t>ell current status</w:t>
            </w:r>
          </w:p>
          <w:p w14:paraId="247DDDAD" w14:textId="77777777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4F2DBA">
              <w:rPr>
                <w:b/>
                <w:bCs/>
              </w:rPr>
              <w:t>List of Options</w:t>
            </w:r>
            <w:r w:rsidRPr="003B09EF">
              <w:t>:</w:t>
            </w:r>
          </w:p>
          <w:p w14:paraId="0BADED86" w14:textId="1B01527D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A</w:t>
            </w:r>
            <w:ins w:id="249" w:author="Author">
              <w:r w:rsidR="002C3450">
                <w:t>ctive</w:t>
              </w:r>
            </w:ins>
            <w:del w:id="250" w:author="Author">
              <w:r w:rsidRPr="003B09EF" w:rsidDel="002C3450">
                <w:delText>CT</w:delText>
              </w:r>
            </w:del>
          </w:p>
          <w:p w14:paraId="2A7DDF95" w14:textId="42A58CD3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I</w:t>
            </w:r>
            <w:ins w:id="251" w:author="Author">
              <w:r w:rsidR="002C3450">
                <w:t>nactive</w:t>
              </w:r>
            </w:ins>
            <w:del w:id="252" w:author="Author">
              <w:r w:rsidRPr="003B09EF" w:rsidDel="002C3450">
                <w:delText>NACT</w:delText>
              </w:r>
            </w:del>
          </w:p>
          <w:p w14:paraId="39F72FEB" w14:textId="550A45AF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D</w:t>
            </w:r>
            <w:ins w:id="253" w:author="Author">
              <w:r w:rsidR="002C3450">
                <w:t>ry</w:t>
              </w:r>
            </w:ins>
            <w:del w:id="254" w:author="Author">
              <w:r w:rsidRPr="003B09EF" w:rsidDel="002C3450">
                <w:delText>RY</w:delText>
              </w:r>
            </w:del>
          </w:p>
          <w:p w14:paraId="5AF62D93" w14:textId="74444781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del w:id="255" w:author="Author">
              <w:r w:rsidRPr="003B09EF" w:rsidDel="002C3450">
                <w:delText>NOACC</w:delText>
              </w:r>
            </w:del>
            <w:ins w:id="256" w:author="Author">
              <w:r w:rsidR="002C3450" w:rsidRPr="003B09EF">
                <w:t>N</w:t>
              </w:r>
              <w:r w:rsidR="002C3450">
                <w:t>o access</w:t>
              </w:r>
            </w:ins>
          </w:p>
          <w:p w14:paraId="313F4D20" w14:textId="03CB0A05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A</w:t>
            </w:r>
            <w:ins w:id="257" w:author="Author">
              <w:r w:rsidR="002C3450">
                <w:t>bandoned</w:t>
              </w:r>
            </w:ins>
            <w:del w:id="258" w:author="Author">
              <w:r w:rsidRPr="003B09EF" w:rsidDel="002C3450">
                <w:delText>B</w:delText>
              </w:r>
            </w:del>
          </w:p>
          <w:p w14:paraId="647E8D9A" w14:textId="788643FE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D</w:t>
            </w:r>
            <w:ins w:id="259" w:author="Author">
              <w:r w:rsidR="002C3450">
                <w:t>estroyed</w:t>
              </w:r>
            </w:ins>
            <w:del w:id="260" w:author="Author">
              <w:r w:rsidRPr="003B09EF" w:rsidDel="002C3450">
                <w:delText>EST</w:delText>
              </w:r>
            </w:del>
          </w:p>
        </w:tc>
        <w:tc>
          <w:tcPr>
            <w:tcW w:w="3600" w:type="dxa"/>
            <w:hideMark/>
          </w:tcPr>
          <w:p w14:paraId="660B4A00" w14:textId="70678928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  <w:hideMark/>
          </w:tcPr>
          <w:p w14:paraId="5A22C1E8" w14:textId="4F05C994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0275CE4E" w14:textId="2C130AF5" w:rsidR="00E905BE" w:rsidRPr="00582686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6E4CAF5E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2CF53F3A" w14:textId="77777777" w:rsidR="00E905BE" w:rsidRPr="00BD04F6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BD04F6">
              <w:rPr>
                <w:b/>
                <w:bCs/>
              </w:rPr>
              <w:t>Well Use Type</w:t>
            </w:r>
          </w:p>
        </w:tc>
        <w:tc>
          <w:tcPr>
            <w:tcW w:w="3763" w:type="dxa"/>
            <w:hideMark/>
          </w:tcPr>
          <w:p w14:paraId="5892B74F" w14:textId="68DB1AE4" w:rsidR="00686A05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Use Type</w:t>
            </w:r>
          </w:p>
          <w:p w14:paraId="35897CE5" w14:textId="77777777" w:rsidR="00686A05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Primary use of the well.</w:t>
            </w:r>
          </w:p>
          <w:p w14:paraId="5787661E" w14:textId="75AFC7FA" w:rsidR="00E905BE" w:rsidRPr="00D47C8C" w:rsidRDefault="00E905BE" w:rsidP="003B6BDF">
            <w:pPr>
              <w:pStyle w:val="TableBody"/>
              <w:spacing w:beforeLines="20" w:before="48" w:afterLines="20" w:after="48"/>
            </w:pPr>
            <w:r w:rsidRPr="004F2DBA">
              <w:rPr>
                <w:b/>
                <w:bCs/>
              </w:rPr>
              <w:t>List of Options</w:t>
            </w:r>
            <w:r w:rsidRPr="00D47C8C">
              <w:t>:</w:t>
            </w:r>
          </w:p>
          <w:p w14:paraId="006562C5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Municipal</w:t>
            </w:r>
          </w:p>
          <w:p w14:paraId="4C8AD930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Agricultural</w:t>
            </w:r>
          </w:p>
          <w:p w14:paraId="05BAD412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Domestic</w:t>
            </w:r>
          </w:p>
          <w:p w14:paraId="6B6658EE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Monitoring</w:t>
            </w:r>
          </w:p>
          <w:p w14:paraId="506E8A9C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Industrial</w:t>
            </w:r>
          </w:p>
          <w:p w14:paraId="3BC86F18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Stockwatering</w:t>
            </w:r>
          </w:p>
          <w:p w14:paraId="135ABF31" w14:textId="7397AE3D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 xml:space="preserve">Public </w:t>
            </w:r>
            <w:r>
              <w:t>s</w:t>
            </w:r>
            <w:r w:rsidRPr="003B09EF">
              <w:t>upply</w:t>
            </w:r>
          </w:p>
          <w:p w14:paraId="1B657B9E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Unknown</w:t>
            </w:r>
          </w:p>
          <w:p w14:paraId="1F441472" w14:textId="77777777" w:rsidR="00E905BE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Other</w:t>
            </w:r>
          </w:p>
          <w:p w14:paraId="11D12E29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>
              <w:t>Irrigation</w:t>
            </w:r>
          </w:p>
        </w:tc>
        <w:tc>
          <w:tcPr>
            <w:tcW w:w="2330" w:type="dxa"/>
            <w:hideMark/>
          </w:tcPr>
          <w:p w14:paraId="0DB09117" w14:textId="38A38A00" w:rsidR="00686A05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Use Type</w:t>
            </w:r>
          </w:p>
          <w:p w14:paraId="20E49F15" w14:textId="35A3D601" w:rsidR="00E905BE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select the description of the well</w:t>
            </w:r>
            <w:r w:rsidR="005B0922">
              <w:t>’</w:t>
            </w:r>
            <w:r w:rsidR="00E905BE" w:rsidRPr="003B09EF">
              <w:t>s use from the dropdown menu</w:t>
            </w:r>
          </w:p>
          <w:p w14:paraId="099BB616" w14:textId="77777777" w:rsidR="00E905BE" w:rsidRPr="00D47C8C" w:rsidRDefault="00E905BE" w:rsidP="003B6BDF">
            <w:pPr>
              <w:pStyle w:val="TableBody"/>
              <w:spacing w:beforeLines="20" w:before="48" w:afterLines="20" w:after="48"/>
            </w:pPr>
            <w:r w:rsidRPr="004F2DBA">
              <w:rPr>
                <w:b/>
                <w:bCs/>
              </w:rPr>
              <w:t>List of Options</w:t>
            </w:r>
            <w:r w:rsidRPr="00D47C8C">
              <w:t>:</w:t>
            </w:r>
          </w:p>
          <w:p w14:paraId="35A518AC" w14:textId="77777777" w:rsidR="00E905BE" w:rsidRDefault="00E905BE" w:rsidP="003B6BDF">
            <w:pPr>
              <w:pStyle w:val="TableBullet"/>
              <w:spacing w:beforeLines="20" w:before="48" w:afterLines="20" w:after="48"/>
            </w:pPr>
            <w:r>
              <w:t>Monitoring</w:t>
            </w:r>
          </w:p>
          <w:p w14:paraId="19B05E8C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>
              <w:t>Industrial</w:t>
            </w:r>
          </w:p>
          <w:p w14:paraId="1E27CF18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>
              <w:t>Irrigation</w:t>
            </w:r>
          </w:p>
          <w:p w14:paraId="784081F7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Domestic</w:t>
            </w:r>
          </w:p>
          <w:p w14:paraId="5DC6CE0D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>
              <w:t>Stockwatering</w:t>
            </w:r>
          </w:p>
          <w:p w14:paraId="2EDBA32A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>
              <w:t>Unknown</w:t>
            </w:r>
          </w:p>
          <w:p w14:paraId="3B0F3EF3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>
              <w:t>Other</w:t>
            </w:r>
          </w:p>
          <w:p w14:paraId="52EECF10" w14:textId="7DBEC045" w:rsidR="00E905BE" w:rsidRPr="005A55BE" w:rsidRDefault="00E905BE" w:rsidP="003B6BDF">
            <w:pPr>
              <w:pStyle w:val="TableBullet"/>
              <w:spacing w:beforeLines="20" w:before="48" w:afterLines="20" w:after="48"/>
            </w:pPr>
            <w:r>
              <w:t>Public supply</w:t>
            </w:r>
          </w:p>
        </w:tc>
        <w:tc>
          <w:tcPr>
            <w:tcW w:w="2129" w:type="dxa"/>
            <w:hideMark/>
          </w:tcPr>
          <w:p w14:paraId="2E8A6A09" w14:textId="77777777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t>Well Use</w:t>
            </w:r>
          </w:p>
        </w:tc>
        <w:tc>
          <w:tcPr>
            <w:tcW w:w="3246" w:type="dxa"/>
            <w:hideMark/>
          </w:tcPr>
          <w:p w14:paraId="0F12B137" w14:textId="19E324D5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  <w:hideMark/>
          </w:tcPr>
          <w:p w14:paraId="44E2F3A5" w14:textId="74F1EE6D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3B09EF">
              <w:t>Use of Water</w:t>
            </w:r>
          </w:p>
          <w:p w14:paraId="5B254B91" w14:textId="51A9D2FD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Enter the code that best describes the primary use of water from the site</w:t>
            </w:r>
            <w:r w:rsidR="00E905BE">
              <w:t>.</w:t>
            </w:r>
          </w:p>
        </w:tc>
        <w:tc>
          <w:tcPr>
            <w:tcW w:w="2016" w:type="dxa"/>
            <w:hideMark/>
          </w:tcPr>
          <w:p w14:paraId="40D0E98B" w14:textId="53EF56E4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5DBBEFCB" w14:textId="0054AFEE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82686">
              <w:rPr>
                <w:rFonts w:asciiTheme="minorHAnsi" w:hAnsiTheme="minorHAnsi" w:cstheme="minorHAnsi"/>
              </w:rPr>
              <w:t>Planned Use/Former Use</w:t>
            </w:r>
          </w:p>
          <w:p w14:paraId="299C5A9B" w14:textId="0DEB1B36" w:rsidR="00E905BE" w:rsidRPr="00582686" w:rsidRDefault="00686A05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Planned well use, or former well use.</w:t>
            </w:r>
          </w:p>
        </w:tc>
      </w:tr>
      <w:tr w:rsidR="00E905BE" w:rsidRPr="003B09EF" w14:paraId="49F57ECA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0EF098CC" w14:textId="77777777" w:rsidR="00E905BE" w:rsidRPr="00BD04F6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BD04F6">
              <w:rPr>
                <w:b/>
                <w:bCs/>
              </w:rPr>
              <w:lastRenderedPageBreak/>
              <w:t>Well Completion Structure</w:t>
            </w:r>
          </w:p>
        </w:tc>
        <w:tc>
          <w:tcPr>
            <w:tcW w:w="3763" w:type="dxa"/>
            <w:hideMark/>
          </w:tcPr>
          <w:p w14:paraId="2B57A742" w14:textId="4BEDF954" w:rsidR="00686A05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Completion Structure</w:t>
            </w:r>
          </w:p>
          <w:p w14:paraId="429591B2" w14:textId="5CB84FDD" w:rsidR="00E905BE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Description of well completion structure.</w:t>
            </w:r>
          </w:p>
          <w:p w14:paraId="5B8B95BE" w14:textId="77777777" w:rsidR="00A842AC" w:rsidRPr="00D47C8C" w:rsidRDefault="00E905BE" w:rsidP="003B6BDF">
            <w:pPr>
              <w:pStyle w:val="TableBody"/>
              <w:spacing w:beforeLines="20" w:before="48" w:afterLines="20" w:after="48"/>
            </w:pPr>
            <w:r w:rsidRPr="00CA293F">
              <w:rPr>
                <w:b/>
                <w:bCs/>
              </w:rPr>
              <w:t>List of Options</w:t>
            </w:r>
            <w:r w:rsidRPr="00D47C8C">
              <w:t>:</w:t>
            </w:r>
          </w:p>
          <w:p w14:paraId="27334C72" w14:textId="617EE106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Single well</w:t>
            </w:r>
          </w:p>
          <w:p w14:paraId="76087153" w14:textId="4B65473A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Nested/</w:t>
            </w:r>
            <w:r>
              <w:t>m</w:t>
            </w:r>
            <w:r w:rsidRPr="003B09EF">
              <w:t>ulti-completion well</w:t>
            </w:r>
          </w:p>
        </w:tc>
        <w:tc>
          <w:tcPr>
            <w:tcW w:w="2330" w:type="dxa"/>
            <w:hideMark/>
          </w:tcPr>
          <w:p w14:paraId="38068E44" w14:textId="076A6533" w:rsid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Completion Type</w:t>
            </w:r>
          </w:p>
          <w:p w14:paraId="3CF07B08" w14:textId="4BAFF2E8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Identifies the installation of a well</w:t>
            </w:r>
          </w:p>
          <w:p w14:paraId="2E9155B7" w14:textId="77777777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CA293F">
              <w:rPr>
                <w:b/>
                <w:bCs/>
              </w:rPr>
              <w:t>List of Options</w:t>
            </w:r>
            <w:r w:rsidRPr="003B09EF">
              <w:t>:</w:t>
            </w:r>
          </w:p>
          <w:p w14:paraId="1892103F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Single Well</w:t>
            </w:r>
          </w:p>
          <w:p w14:paraId="3685EE4B" w14:textId="4648727F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Part of a nested/</w:t>
            </w:r>
            <w:r w:rsidR="00C866E3">
              <w:t>‌</w:t>
            </w:r>
            <w:r w:rsidRPr="003B09EF">
              <w:t>multi-completion well</w:t>
            </w:r>
          </w:p>
        </w:tc>
        <w:tc>
          <w:tcPr>
            <w:tcW w:w="2129" w:type="dxa"/>
            <w:hideMark/>
          </w:tcPr>
          <w:p w14:paraId="30B49712" w14:textId="0382EA61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Completion Type</w:t>
            </w:r>
          </w:p>
          <w:p w14:paraId="4B138FEF" w14:textId="1B146CED" w:rsidR="00E905BE" w:rsidRPr="003B09EF" w:rsidRDefault="00686A05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Identifies the installation of a well</w:t>
            </w:r>
          </w:p>
          <w:p w14:paraId="473548FE" w14:textId="77777777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CA293F">
              <w:rPr>
                <w:b/>
                <w:bCs/>
              </w:rPr>
              <w:t>List of Options</w:t>
            </w:r>
            <w:r w:rsidRPr="003B09EF">
              <w:t>:</w:t>
            </w:r>
          </w:p>
          <w:p w14:paraId="623E14BC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Single Well</w:t>
            </w:r>
          </w:p>
          <w:p w14:paraId="02AE4FAF" w14:textId="4B15AE35" w:rsidR="00E905BE" w:rsidRPr="003B09EF" w:rsidRDefault="00E905BE" w:rsidP="003B6BDF">
            <w:pPr>
              <w:pStyle w:val="TableBullet"/>
              <w:spacing w:beforeLines="20" w:before="48" w:afterLines="20" w:after="48"/>
              <w:rPr>
                <w:b/>
                <w:bCs/>
              </w:rPr>
            </w:pPr>
            <w:r w:rsidRPr="003B09EF">
              <w:t>Part of a nested/</w:t>
            </w:r>
            <w:r w:rsidR="00C866E3">
              <w:t>‌</w:t>
            </w:r>
            <w:r w:rsidRPr="003B09EF">
              <w:t>multi-completion well</w:t>
            </w:r>
          </w:p>
        </w:tc>
        <w:tc>
          <w:tcPr>
            <w:tcW w:w="3246" w:type="dxa"/>
            <w:hideMark/>
          </w:tcPr>
          <w:p w14:paraId="7433A8D0" w14:textId="2FB26783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  <w:hideMark/>
          </w:tcPr>
          <w:p w14:paraId="7CE03543" w14:textId="6A39DA83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  <w:hideMark/>
          </w:tcPr>
          <w:p w14:paraId="40684C4B" w14:textId="4880D032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16E3433F" w14:textId="77777777" w:rsidR="00E905BE" w:rsidRDefault="00DB7E17" w:rsidP="003B6BDF">
            <w:pPr>
              <w:pStyle w:val="TableBody"/>
              <w:spacing w:beforeLines="20" w:before="48" w:afterLines="20" w:after="48"/>
              <w:rPr>
                <w:ins w:id="261" w:author="Author"/>
              </w:rPr>
            </w:pPr>
            <w:ins w:id="262" w:author="Author">
              <w:r>
                <w:rPr>
                  <w:b/>
                  <w:bCs/>
                </w:rPr>
                <w:t xml:space="preserve">Attribute: </w:t>
              </w:r>
            </w:ins>
            <w:r w:rsidR="00E905BE" w:rsidRPr="00DB7E17">
              <w:t>Casing Number</w:t>
            </w:r>
          </w:p>
          <w:p w14:paraId="7C43A3F2" w14:textId="5B1F18F7" w:rsidR="00DB7E17" w:rsidRPr="00582686" w:rsidRDefault="00DB7E17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ins w:id="263" w:author="Author">
              <w:r w:rsidRPr="007D3CA6">
                <w:rPr>
                  <w:b/>
                  <w:bCs/>
                </w:rPr>
                <w:t>Definition</w:t>
              </w:r>
              <w:r>
                <w:t xml:space="preserve">: </w:t>
              </w:r>
              <w:r w:rsidR="007D3CA6">
                <w:t>Not explicitly defined.</w:t>
              </w:r>
            </w:ins>
          </w:p>
        </w:tc>
      </w:tr>
      <w:tr w:rsidR="00E905BE" w:rsidRPr="003B09EF" w14:paraId="37F1659F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6A0DD93B" w14:textId="77777777" w:rsidR="00E905BE" w:rsidRPr="00BD04F6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BD04F6">
              <w:rPr>
                <w:b/>
                <w:bCs/>
              </w:rPr>
              <w:t>Well Completion Report Number</w:t>
            </w:r>
          </w:p>
        </w:tc>
        <w:tc>
          <w:tcPr>
            <w:tcW w:w="3763" w:type="dxa"/>
            <w:hideMark/>
          </w:tcPr>
          <w:p w14:paraId="5CC2DB27" w14:textId="50664B73" w:rsidR="00686A05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Completion Report Number</w:t>
            </w:r>
          </w:p>
          <w:p w14:paraId="3053A213" w14:textId="77D278D8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The </w:t>
            </w:r>
            <w:ins w:id="264" w:author="Author">
              <w:r w:rsidR="00524F5F">
                <w:t xml:space="preserve">California </w:t>
              </w:r>
            </w:ins>
            <w:r w:rsidR="00E905BE" w:rsidRPr="003B09EF">
              <w:t>Department of Water Resources Well Completion Report Number (OSWCR Legacy Log Number)</w:t>
            </w:r>
            <w:r w:rsidR="00E905BE">
              <w:t>.</w:t>
            </w:r>
          </w:p>
        </w:tc>
        <w:tc>
          <w:tcPr>
            <w:tcW w:w="2330" w:type="dxa"/>
            <w:hideMark/>
          </w:tcPr>
          <w:p w14:paraId="7525EB61" w14:textId="7F696E2A" w:rsidR="00686A05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Completion Report Number</w:t>
            </w:r>
          </w:p>
          <w:p w14:paraId="137D6D20" w14:textId="197515FB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The </w:t>
            </w:r>
            <w:ins w:id="265" w:author="Author">
              <w:r w:rsidR="00524F5F">
                <w:t xml:space="preserve">California </w:t>
              </w:r>
            </w:ins>
            <w:r w:rsidR="00E905BE" w:rsidRPr="003B09EF">
              <w:t>Department of Water Resources Well Completion Report Number (OSWCR Legacy Log Number)</w:t>
            </w:r>
            <w:r w:rsidR="00E905BE">
              <w:t>.</w:t>
            </w:r>
          </w:p>
        </w:tc>
        <w:tc>
          <w:tcPr>
            <w:tcW w:w="2129" w:type="dxa"/>
            <w:hideMark/>
          </w:tcPr>
          <w:p w14:paraId="06A58C76" w14:textId="77777777" w:rsidR="00E905BE" w:rsidRDefault="007D3CA6" w:rsidP="003B6BDF">
            <w:pPr>
              <w:pStyle w:val="TableBody"/>
              <w:spacing w:beforeLines="20" w:before="48" w:afterLines="20" w:after="48"/>
              <w:rPr>
                <w:ins w:id="266" w:author="Author"/>
              </w:rPr>
            </w:pPr>
            <w:ins w:id="267" w:author="Author">
              <w:r>
                <w:rPr>
                  <w:b/>
                  <w:bCs/>
                </w:rPr>
                <w:t xml:space="preserve">Attribute: </w:t>
              </w:r>
            </w:ins>
            <w:r w:rsidR="00E905BE" w:rsidRPr="007D3CA6">
              <w:t>Well Completion Report #</w:t>
            </w:r>
          </w:p>
          <w:p w14:paraId="4DD01D45" w14:textId="36195AB8" w:rsidR="007D3CA6" w:rsidRPr="003B09EF" w:rsidRDefault="007D3CA6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ins w:id="268" w:author="Author">
              <w:r w:rsidRPr="007D3CA6">
                <w:rPr>
                  <w:b/>
                  <w:bCs/>
                </w:rPr>
                <w:t>Definition</w:t>
              </w:r>
              <w:r>
                <w:t>: Not explicitly defined.</w:t>
              </w:r>
            </w:ins>
          </w:p>
        </w:tc>
        <w:tc>
          <w:tcPr>
            <w:tcW w:w="3246" w:type="dxa"/>
            <w:hideMark/>
          </w:tcPr>
          <w:p w14:paraId="43FFC632" w14:textId="636CC5BF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  <w:hideMark/>
          </w:tcPr>
          <w:p w14:paraId="466335BE" w14:textId="5EEB28CB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  <w:hideMark/>
          </w:tcPr>
          <w:p w14:paraId="608A30A2" w14:textId="77777777" w:rsidR="00E905BE" w:rsidRDefault="00932498" w:rsidP="003B6BDF">
            <w:pPr>
              <w:pStyle w:val="TableBody"/>
              <w:spacing w:beforeLines="20" w:before="48" w:afterLines="20" w:after="48"/>
              <w:rPr>
                <w:ins w:id="269" w:author="Author"/>
              </w:rPr>
            </w:pPr>
            <w:ins w:id="270" w:author="Author">
              <w:r>
                <w:rPr>
                  <w:b/>
                  <w:bCs/>
                </w:rPr>
                <w:t xml:space="preserve">Attribute: </w:t>
              </w:r>
            </w:ins>
            <w:r w:rsidR="00E905BE" w:rsidRPr="00932498">
              <w:t>Well Completion Report Number</w:t>
            </w:r>
          </w:p>
          <w:p w14:paraId="6711A219" w14:textId="5751110B" w:rsidR="00932498" w:rsidRPr="003B09EF" w:rsidRDefault="00932498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ins w:id="271" w:author="Author">
              <w:r w:rsidRPr="00932498">
                <w:rPr>
                  <w:b/>
                  <w:bCs/>
                </w:rPr>
                <w:t>Definition</w:t>
              </w:r>
              <w:r>
                <w:t>: Not explicitly defined.</w:t>
              </w:r>
            </w:ins>
          </w:p>
        </w:tc>
        <w:tc>
          <w:tcPr>
            <w:tcW w:w="2599" w:type="dxa"/>
          </w:tcPr>
          <w:p w14:paraId="0B708304" w14:textId="0AB436F9" w:rsidR="00686A05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</w:rPr>
              <w:t>W</w:t>
            </w:r>
            <w:ins w:id="272" w:author="Author">
              <w:r w:rsidR="00BD04F6">
                <w:rPr>
                  <w:rFonts w:asciiTheme="minorHAnsi" w:hAnsiTheme="minorHAnsi" w:cstheme="minorHAnsi"/>
                </w:rPr>
                <w:t xml:space="preserve">ell </w:t>
              </w:r>
            </w:ins>
            <w:r w:rsidR="00E905BE" w:rsidRPr="005B0922">
              <w:rPr>
                <w:rFonts w:asciiTheme="minorHAnsi" w:hAnsiTheme="minorHAnsi" w:cstheme="minorHAnsi"/>
              </w:rPr>
              <w:t>C</w:t>
            </w:r>
            <w:ins w:id="273" w:author="Author">
              <w:r w:rsidR="00BD04F6">
                <w:rPr>
                  <w:rFonts w:asciiTheme="minorHAnsi" w:hAnsiTheme="minorHAnsi" w:cstheme="minorHAnsi"/>
                </w:rPr>
                <w:t xml:space="preserve">ompletion </w:t>
              </w:r>
            </w:ins>
            <w:r w:rsidR="00E905BE" w:rsidRPr="005B0922">
              <w:rPr>
                <w:rFonts w:asciiTheme="minorHAnsi" w:hAnsiTheme="minorHAnsi" w:cstheme="minorHAnsi"/>
              </w:rPr>
              <w:t>R</w:t>
            </w:r>
            <w:ins w:id="274" w:author="Author">
              <w:r w:rsidR="00BD04F6">
                <w:rPr>
                  <w:rFonts w:asciiTheme="minorHAnsi" w:hAnsiTheme="minorHAnsi" w:cstheme="minorHAnsi"/>
                </w:rPr>
                <w:t>eport</w:t>
              </w:r>
            </w:ins>
            <w:r w:rsidR="00E905BE" w:rsidRPr="005B0922">
              <w:rPr>
                <w:rFonts w:asciiTheme="minorHAnsi" w:hAnsiTheme="minorHAnsi" w:cstheme="minorHAnsi"/>
              </w:rPr>
              <w:t xml:space="preserve"> Number</w:t>
            </w:r>
          </w:p>
          <w:p w14:paraId="2A847E63" w14:textId="5724106B" w:rsidR="00E905BE" w:rsidRPr="00582686" w:rsidRDefault="00686A05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Well Completion Report Number assigned by OSWCR.</w:t>
            </w:r>
          </w:p>
        </w:tc>
      </w:tr>
      <w:tr w:rsidR="00E905BE" w:rsidRPr="003B09EF" w14:paraId="63DCA392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42D44D71" w14:textId="77777777" w:rsidR="00E905BE" w:rsidRPr="00BD04F6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BD04F6">
              <w:rPr>
                <w:b/>
                <w:bCs/>
              </w:rPr>
              <w:t>Well Completion Date</w:t>
            </w:r>
          </w:p>
        </w:tc>
        <w:tc>
          <w:tcPr>
            <w:tcW w:w="3763" w:type="dxa"/>
            <w:hideMark/>
          </w:tcPr>
          <w:p w14:paraId="79C6AC67" w14:textId="3EADAFB8" w:rsidR="00686A05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Completion Date</w:t>
            </w:r>
          </w:p>
          <w:p w14:paraId="1833564D" w14:textId="55D0F356" w:rsidR="00E905BE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Date that the well was completed.</w:t>
            </w:r>
          </w:p>
          <w:p w14:paraId="65ABC93B" w14:textId="3C55651E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 w:rsidRPr="003B09EF">
              <w:rPr>
                <w:b/>
                <w:bCs/>
              </w:rPr>
              <w:t>Date Format</w:t>
            </w:r>
            <w:r w:rsidRPr="003B09EF">
              <w:t xml:space="preserve">: </w:t>
            </w:r>
            <w:r>
              <w:t>MM/DD/YYYY</w:t>
            </w:r>
          </w:p>
        </w:tc>
        <w:tc>
          <w:tcPr>
            <w:tcW w:w="2330" w:type="dxa"/>
            <w:hideMark/>
          </w:tcPr>
          <w:p w14:paraId="0A53CCD4" w14:textId="3315120E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129" w:type="dxa"/>
            <w:hideMark/>
          </w:tcPr>
          <w:p w14:paraId="4BE5A62D" w14:textId="4A627AFA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246" w:type="dxa"/>
            <w:hideMark/>
          </w:tcPr>
          <w:p w14:paraId="4424D8ED" w14:textId="3F14A522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  <w:hideMark/>
          </w:tcPr>
          <w:p w14:paraId="706E4E34" w14:textId="283B07B4" w:rsidR="00686A05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Date of First Construction</w:t>
            </w:r>
          </w:p>
          <w:p w14:paraId="302917CA" w14:textId="49FADCEC" w:rsidR="00E905BE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enter date on which construction began at the site. </w:t>
            </w:r>
            <w:r w:rsidR="00E905BE">
              <w:t>MM/DD/YYYY.</w:t>
            </w:r>
          </w:p>
          <w:p w14:paraId="1D2C39E7" w14:textId="7BA34068" w:rsidR="00BF52AD" w:rsidRP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>Attribute:</w:t>
            </w:r>
            <w:r w:rsidRPr="005B0922">
              <w:t xml:space="preserve"> </w:t>
            </w:r>
            <w:r w:rsidR="00E905BE" w:rsidRPr="005B0922">
              <w:t>Date of Completed Construction</w:t>
            </w:r>
          </w:p>
          <w:p w14:paraId="54A2C800" w14:textId="319F1F68" w:rsidR="00E905BE" w:rsidRPr="003B09EF" w:rsidRDefault="00BF52AD" w:rsidP="003B6BDF">
            <w:pPr>
              <w:pStyle w:val="TableBody"/>
              <w:spacing w:beforeLines="20" w:before="48" w:afterLines="20" w:after="48"/>
            </w:pPr>
            <w:r w:rsidRPr="00BF52AD">
              <w:rPr>
                <w:b/>
                <w:bCs/>
              </w:rPr>
              <w:t xml:space="preserve">Definition: </w:t>
            </w:r>
            <w:r w:rsidR="00E905BE" w:rsidRPr="003B09EF">
              <w:t xml:space="preserve">Enter the date on which all work at the site was completed. </w:t>
            </w:r>
            <w:r w:rsidR="00E905BE">
              <w:t>MM/DD/YYYY.</w:t>
            </w:r>
          </w:p>
        </w:tc>
        <w:tc>
          <w:tcPr>
            <w:tcW w:w="2016" w:type="dxa"/>
            <w:hideMark/>
          </w:tcPr>
          <w:p w14:paraId="22233B40" w14:textId="583BDEE6" w:rsidR="005B0922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Construction Date</w:t>
            </w:r>
          </w:p>
          <w:p w14:paraId="1A4803A2" w14:textId="77777777" w:rsidR="002113EA" w:rsidRDefault="00686A05" w:rsidP="003B6BDF">
            <w:pPr>
              <w:pStyle w:val="TableBody"/>
              <w:spacing w:beforeLines="20" w:before="48" w:afterLines="20" w:after="48"/>
              <w:rPr>
                <w:ins w:id="275" w:author="Author"/>
                <w:b/>
                <w:bCs/>
              </w:rPr>
            </w:pPr>
            <w:r w:rsidRPr="00A842AC">
              <w:rPr>
                <w:b/>
                <w:bCs/>
              </w:rPr>
              <w:t>Definition:</w:t>
            </w:r>
            <w:ins w:id="276" w:author="Author">
              <w:r w:rsidR="002113EA">
                <w:rPr>
                  <w:b/>
                  <w:bCs/>
                </w:rPr>
                <w:t xml:space="preserve"> </w:t>
              </w:r>
              <w:r w:rsidR="002113EA" w:rsidRPr="002113EA">
                <w:t>Not explicitly defined.</w:t>
              </w:r>
            </w:ins>
          </w:p>
          <w:p w14:paraId="03DF81EB" w14:textId="30EBB3DA" w:rsidR="00E905BE" w:rsidRPr="003B09EF" w:rsidRDefault="002113EA" w:rsidP="003B6BDF">
            <w:pPr>
              <w:pStyle w:val="TableBody"/>
              <w:spacing w:beforeLines="20" w:before="48" w:afterLines="20" w:after="48"/>
            </w:pPr>
            <w:ins w:id="277" w:author="Author">
              <w:r>
                <w:rPr>
                  <w:b/>
                  <w:bCs/>
                </w:rPr>
                <w:t>Date Format:</w:t>
              </w:r>
            </w:ins>
            <w:r w:rsidR="00686A05" w:rsidRPr="00A842AC">
              <w:rPr>
                <w:b/>
                <w:bCs/>
              </w:rPr>
              <w:t xml:space="preserve"> </w:t>
            </w:r>
            <w:r w:rsidR="00E905BE" w:rsidRPr="003B09EF">
              <w:t>MM/DD/YYYY</w:t>
            </w:r>
          </w:p>
        </w:tc>
        <w:tc>
          <w:tcPr>
            <w:tcW w:w="2599" w:type="dxa"/>
          </w:tcPr>
          <w:p w14:paraId="46123136" w14:textId="40EAC294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</w:rPr>
              <w:t>Date Work Ended</w:t>
            </w:r>
          </w:p>
          <w:p w14:paraId="3087C6A6" w14:textId="42F6B6F7" w:rsidR="00E905BE" w:rsidRPr="00582686" w:rsidRDefault="00686A05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Date on which work on well ended, converted from text to date.</w:t>
            </w:r>
          </w:p>
        </w:tc>
      </w:tr>
      <w:tr w:rsidR="00E905BE" w:rsidRPr="003B09EF" w14:paraId="7BA9ADBD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227C0D01" w14:textId="77777777" w:rsidR="00E905BE" w:rsidRPr="00BD04F6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BD04F6">
              <w:rPr>
                <w:b/>
                <w:bCs/>
              </w:rPr>
              <w:t>Well Location Description</w:t>
            </w:r>
          </w:p>
        </w:tc>
        <w:tc>
          <w:tcPr>
            <w:tcW w:w="3763" w:type="dxa"/>
            <w:hideMark/>
          </w:tcPr>
          <w:p w14:paraId="191BDD57" w14:textId="093777B8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Location Description</w:t>
            </w:r>
          </w:p>
          <w:p w14:paraId="0C0BA799" w14:textId="158C0F50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Description of the location of the well and any other notes used to identify the well</w:t>
            </w:r>
            <w:r w:rsidR="005B0922">
              <w:t>’</w:t>
            </w:r>
            <w:r w:rsidR="00E905BE" w:rsidRPr="003B09EF">
              <w:t>s location.</w:t>
            </w:r>
          </w:p>
        </w:tc>
        <w:tc>
          <w:tcPr>
            <w:tcW w:w="2330" w:type="dxa"/>
            <w:hideMark/>
          </w:tcPr>
          <w:p w14:paraId="1084CD82" w14:textId="2FF87A0E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Well Location Description</w:t>
            </w:r>
          </w:p>
          <w:p w14:paraId="36294FF4" w14:textId="212A2C76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Description of the location of the well and any other notes used to identify the well</w:t>
            </w:r>
            <w:r w:rsidR="005B0922">
              <w:t>’</w:t>
            </w:r>
            <w:r w:rsidR="00E905BE" w:rsidRPr="003B09EF">
              <w:t>s location</w:t>
            </w:r>
            <w:r w:rsidR="00E905BE">
              <w:t>.</w:t>
            </w:r>
          </w:p>
        </w:tc>
        <w:tc>
          <w:tcPr>
            <w:tcW w:w="2129" w:type="dxa"/>
            <w:hideMark/>
          </w:tcPr>
          <w:p w14:paraId="684BC298" w14:textId="77777777" w:rsidR="00E905BE" w:rsidRDefault="002336CF" w:rsidP="003B6BDF">
            <w:pPr>
              <w:pStyle w:val="TableBody"/>
              <w:spacing w:beforeLines="20" w:before="48" w:afterLines="20" w:after="48"/>
              <w:rPr>
                <w:ins w:id="278" w:author="Author"/>
              </w:rPr>
            </w:pPr>
            <w:ins w:id="279" w:author="Author">
              <w:r>
                <w:rPr>
                  <w:b/>
                  <w:bCs/>
                </w:rPr>
                <w:t xml:space="preserve">Attribute: </w:t>
              </w:r>
            </w:ins>
            <w:r w:rsidR="00E905BE" w:rsidRPr="002336CF">
              <w:t>Well Location Desc</w:t>
            </w:r>
            <w:ins w:id="280" w:author="Author">
              <w:r w:rsidR="001521B2" w:rsidRPr="002336CF">
                <w:t>ription</w:t>
              </w:r>
            </w:ins>
          </w:p>
          <w:p w14:paraId="69ED2665" w14:textId="2CCBEB2F" w:rsidR="002336CF" w:rsidRPr="002336CF" w:rsidRDefault="002336CF" w:rsidP="003B6BDF">
            <w:pPr>
              <w:pStyle w:val="TableBody"/>
              <w:spacing w:beforeLines="20" w:before="48" w:afterLines="20" w:after="48"/>
            </w:pPr>
            <w:ins w:id="281" w:author="Author">
              <w:r w:rsidRPr="002336CF">
                <w:rPr>
                  <w:b/>
                  <w:bCs/>
                </w:rPr>
                <w:t>Definition</w:t>
              </w:r>
              <w:r>
                <w:t>: Not explicitly defined.</w:t>
              </w:r>
            </w:ins>
          </w:p>
        </w:tc>
        <w:tc>
          <w:tcPr>
            <w:tcW w:w="3246" w:type="dxa"/>
            <w:hideMark/>
          </w:tcPr>
          <w:p w14:paraId="49E6D9F7" w14:textId="104733B5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  <w:hideMark/>
          </w:tcPr>
          <w:p w14:paraId="3844BA70" w14:textId="169771E9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  <w:hideMark/>
          </w:tcPr>
          <w:p w14:paraId="3FB12F22" w14:textId="4AF9B23D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45B8A937" w14:textId="6A6F2501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</w:rPr>
              <w:t>Well Location</w:t>
            </w:r>
          </w:p>
          <w:p w14:paraId="0B69FA08" w14:textId="584071A7" w:rsidR="00E905BE" w:rsidRPr="00582686" w:rsidRDefault="00686A05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Address where the well is located.</w:t>
            </w:r>
          </w:p>
        </w:tc>
      </w:tr>
      <w:tr w:rsidR="00E905BE" w:rsidRPr="003B09EF" w14:paraId="79422104" w14:textId="77777777" w:rsidTr="00471DCF">
        <w:trPr>
          <w:cantSplit/>
          <w:trHeight w:val="20"/>
        </w:trPr>
        <w:tc>
          <w:tcPr>
            <w:tcW w:w="1788" w:type="dxa"/>
            <w:noWrap/>
          </w:tcPr>
          <w:p w14:paraId="377B2BA3" w14:textId="77777777" w:rsidR="00E905BE" w:rsidRPr="00BD04F6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BD04F6">
              <w:rPr>
                <w:b/>
                <w:bCs/>
              </w:rPr>
              <w:lastRenderedPageBreak/>
              <w:t>Groundwater Basin</w:t>
            </w:r>
          </w:p>
        </w:tc>
        <w:tc>
          <w:tcPr>
            <w:tcW w:w="3763" w:type="dxa"/>
          </w:tcPr>
          <w:p w14:paraId="61F6F1C5" w14:textId="44EB80DD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Groundwater Basin Name</w:t>
            </w:r>
          </w:p>
          <w:p w14:paraId="0B45EF59" w14:textId="59A5F9BE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Name of groundwater basin the well is located within.</w:t>
            </w:r>
          </w:p>
        </w:tc>
        <w:tc>
          <w:tcPr>
            <w:tcW w:w="2330" w:type="dxa"/>
          </w:tcPr>
          <w:p w14:paraId="2C6337E8" w14:textId="19BB6E89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Principal Aquifer</w:t>
            </w:r>
          </w:p>
          <w:p w14:paraId="14FBE8B9" w14:textId="756484BD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Local identification of the principal aquifer that the well monitors</w:t>
            </w:r>
          </w:p>
        </w:tc>
        <w:tc>
          <w:tcPr>
            <w:tcW w:w="2129" w:type="dxa"/>
          </w:tcPr>
          <w:p w14:paraId="1F1BCE50" w14:textId="13DDBF15" w:rsidR="00E905BE" w:rsidRPr="003B09EF" w:rsidRDefault="002336CF" w:rsidP="003B6BDF">
            <w:pPr>
              <w:pStyle w:val="TableBody"/>
              <w:spacing w:beforeLines="20" w:before="48" w:afterLines="20" w:after="48"/>
            </w:pPr>
            <w:ins w:id="282" w:author="Author">
              <w:r w:rsidRPr="002336CF">
                <w:rPr>
                  <w:b/>
                  <w:bCs/>
                </w:rPr>
                <w:t>Attribute</w:t>
              </w:r>
              <w:r>
                <w:t xml:space="preserve">: </w:t>
              </w:r>
            </w:ins>
            <w:r w:rsidR="00E905BE" w:rsidRPr="003B09EF">
              <w:t>Associated Basin</w:t>
            </w:r>
            <w:ins w:id="283" w:author="Author">
              <w:r>
                <w:br/>
              </w:r>
              <w:r w:rsidRPr="002336CF">
                <w:rPr>
                  <w:b/>
                  <w:bCs/>
                </w:rPr>
                <w:t>Definition</w:t>
              </w:r>
              <w:r>
                <w:t>: Not explicitly defined.</w:t>
              </w:r>
            </w:ins>
          </w:p>
        </w:tc>
        <w:tc>
          <w:tcPr>
            <w:tcW w:w="3246" w:type="dxa"/>
          </w:tcPr>
          <w:p w14:paraId="08C68305" w14:textId="69F4AEE0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</w:tcPr>
          <w:p w14:paraId="5B1AB604" w14:textId="468C45DA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Primary Aquifer</w:t>
            </w:r>
          </w:p>
          <w:p w14:paraId="429D13E2" w14:textId="2AC5B004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eight-character code that best identifies the primary aquifer unit from which the water is obtained</w:t>
            </w:r>
            <w:r w:rsidR="00E905BE">
              <w:t>.</w:t>
            </w:r>
          </w:p>
        </w:tc>
        <w:tc>
          <w:tcPr>
            <w:tcW w:w="2016" w:type="dxa"/>
          </w:tcPr>
          <w:p w14:paraId="1F10A05E" w14:textId="1A9A1EF3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5BE4F2C4" w14:textId="25A1FEBC" w:rsidR="00E905BE" w:rsidRPr="00582686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70288406" w14:textId="77777777" w:rsidTr="00471DCF">
        <w:trPr>
          <w:cantSplit/>
          <w:trHeight w:val="20"/>
        </w:trPr>
        <w:tc>
          <w:tcPr>
            <w:tcW w:w="1788" w:type="dxa"/>
            <w:noWrap/>
          </w:tcPr>
          <w:p w14:paraId="78F99228" w14:textId="77777777" w:rsidR="00E905BE" w:rsidRPr="00BD04F6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BD04F6">
              <w:rPr>
                <w:b/>
                <w:bCs/>
              </w:rPr>
              <w:t>County</w:t>
            </w:r>
          </w:p>
        </w:tc>
        <w:tc>
          <w:tcPr>
            <w:tcW w:w="3763" w:type="dxa"/>
          </w:tcPr>
          <w:p w14:paraId="68F7A5F0" w14:textId="0E608BFF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County Name</w:t>
            </w:r>
          </w:p>
          <w:p w14:paraId="1969048A" w14:textId="7FA5CA1D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Name of the County the well is located within.</w:t>
            </w:r>
          </w:p>
        </w:tc>
        <w:tc>
          <w:tcPr>
            <w:tcW w:w="2330" w:type="dxa"/>
          </w:tcPr>
          <w:p w14:paraId="74BC5F13" w14:textId="28E77A46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County</w:t>
            </w:r>
          </w:p>
          <w:p w14:paraId="6CDFED49" w14:textId="13C8C965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>
              <w:t>C</w:t>
            </w:r>
            <w:r w:rsidR="00E905BE" w:rsidRPr="003B09EF">
              <w:t>ounty the well is located within</w:t>
            </w:r>
            <w:r w:rsidR="00E905BE">
              <w:t>.</w:t>
            </w:r>
          </w:p>
        </w:tc>
        <w:tc>
          <w:tcPr>
            <w:tcW w:w="2129" w:type="dxa"/>
          </w:tcPr>
          <w:p w14:paraId="602D7F51" w14:textId="77777777" w:rsidR="00E905BE" w:rsidRDefault="002336CF" w:rsidP="003B6BDF">
            <w:pPr>
              <w:pStyle w:val="TableBody"/>
              <w:spacing w:beforeLines="20" w:before="48" w:afterLines="20" w:after="48"/>
              <w:rPr>
                <w:ins w:id="284" w:author="Author"/>
              </w:rPr>
            </w:pPr>
            <w:ins w:id="285" w:author="Author">
              <w:r>
                <w:rPr>
                  <w:b/>
                  <w:bCs/>
                </w:rPr>
                <w:t xml:space="preserve">Attribute: </w:t>
              </w:r>
            </w:ins>
            <w:r w:rsidR="00E905BE" w:rsidRPr="002336CF">
              <w:t>County</w:t>
            </w:r>
          </w:p>
          <w:p w14:paraId="659EEA7A" w14:textId="59C5CED0" w:rsidR="002336CF" w:rsidRPr="003B09EF" w:rsidRDefault="002336CF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ins w:id="286" w:author="Author">
              <w:r w:rsidRPr="002336CF">
                <w:rPr>
                  <w:b/>
                  <w:bCs/>
                </w:rPr>
                <w:t>Definition</w:t>
              </w:r>
              <w:r>
                <w:t>: Not explicitly defined.</w:t>
              </w:r>
            </w:ins>
          </w:p>
        </w:tc>
        <w:tc>
          <w:tcPr>
            <w:tcW w:w="3246" w:type="dxa"/>
          </w:tcPr>
          <w:p w14:paraId="1C9625F6" w14:textId="18E2D45A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</w:tcPr>
          <w:p w14:paraId="62D16270" w14:textId="534A9197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County</w:t>
            </w:r>
          </w:p>
          <w:p w14:paraId="473B0776" w14:textId="15BA5568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County Name, State</w:t>
            </w:r>
            <w:del w:id="287" w:author="Author">
              <w:r w:rsidR="00E905BE" w:rsidRPr="003B09EF" w:rsidDel="00972F0E">
                <w:delText xml:space="preserve"> of</w:delText>
              </w:r>
            </w:del>
            <w:r w:rsidR="00E905BE" w:rsidRPr="003B09EF">
              <w:t xml:space="preserve"> where the site is located</w:t>
            </w:r>
            <w:r w:rsidR="00E905BE">
              <w:t>.</w:t>
            </w:r>
          </w:p>
        </w:tc>
        <w:tc>
          <w:tcPr>
            <w:tcW w:w="2016" w:type="dxa"/>
          </w:tcPr>
          <w:p w14:paraId="3E9A2371" w14:textId="5F6AFB39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27A26A27" w14:textId="6EC0369A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</w:rPr>
              <w:t>County Name</w:t>
            </w:r>
          </w:p>
          <w:p w14:paraId="3A4E7D45" w14:textId="1CCF312A" w:rsidR="00E905BE" w:rsidRPr="00582686" w:rsidRDefault="00686A05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County where the well is located.</w:t>
            </w:r>
          </w:p>
        </w:tc>
      </w:tr>
      <w:tr w:rsidR="00E905BE" w:rsidRPr="003B09EF" w14:paraId="38F73EE2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5D5DD0B7" w14:textId="77777777" w:rsidR="00E905BE" w:rsidRPr="00BD04F6" w:rsidRDefault="00E905BE" w:rsidP="003B6BDF">
            <w:pPr>
              <w:pStyle w:val="TableBody"/>
              <w:spacing w:beforeLines="20" w:before="48" w:afterLines="20" w:after="48"/>
              <w:rPr>
                <w:b/>
                <w:bCs/>
              </w:rPr>
            </w:pPr>
            <w:r w:rsidRPr="00BD04F6">
              <w:rPr>
                <w:b/>
                <w:bCs/>
              </w:rPr>
              <w:t>SGMA Monitoring Network</w:t>
            </w:r>
          </w:p>
        </w:tc>
        <w:tc>
          <w:tcPr>
            <w:tcW w:w="3763" w:type="dxa"/>
            <w:hideMark/>
          </w:tcPr>
          <w:p w14:paraId="695AFCCC" w14:textId="5EFBAF99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SGMA Monitoring Network</w:t>
            </w:r>
          </w:p>
          <w:p w14:paraId="1D5B9027" w14:textId="62A118B1" w:rsidR="00E905BE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The monitoring network that the well is associated with under a Groundwater Sustainability Plan.</w:t>
            </w:r>
          </w:p>
          <w:p w14:paraId="731CE41A" w14:textId="0D58A917" w:rsidR="00E905BE" w:rsidRPr="00C866E3" w:rsidRDefault="00E905BE" w:rsidP="003B6BDF">
            <w:pPr>
              <w:pStyle w:val="TableBody"/>
              <w:spacing w:beforeLines="20" w:before="48" w:afterLines="20" w:after="48"/>
            </w:pPr>
            <w:r w:rsidRPr="00C866E3">
              <w:t>List of Options:</w:t>
            </w:r>
          </w:p>
          <w:p w14:paraId="3667C1AA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Monitoring well</w:t>
            </w:r>
          </w:p>
          <w:p w14:paraId="457D794A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Representative monitoring well</w:t>
            </w:r>
          </w:p>
          <w:p w14:paraId="79A2E040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Other</w:t>
            </w:r>
          </w:p>
        </w:tc>
        <w:tc>
          <w:tcPr>
            <w:tcW w:w="2330" w:type="dxa"/>
            <w:hideMark/>
          </w:tcPr>
          <w:p w14:paraId="52E471F0" w14:textId="788C71F2" w:rsidR="00686A05" w:rsidRDefault="00BF52AD" w:rsidP="003B6BDF">
            <w:pPr>
              <w:pStyle w:val="TableBody"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Monitoring Network Type</w:t>
            </w:r>
          </w:p>
          <w:p w14:paraId="7881E551" w14:textId="7A8CCD83" w:rsidR="00E905BE" w:rsidRPr="003B09EF" w:rsidRDefault="00686A05" w:rsidP="003B6BDF">
            <w:pPr>
              <w:pStyle w:val="TableBody"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Specify whether the well is a part of the groundwater sustainability plan</w:t>
            </w:r>
            <w:r w:rsidR="005B0922">
              <w:t>’</w:t>
            </w:r>
            <w:r w:rsidR="00E905BE" w:rsidRPr="003B09EF">
              <w:t>s monitoring network or representative monitoring network</w:t>
            </w:r>
            <w:r w:rsidR="00E905BE">
              <w:t>.</w:t>
            </w:r>
          </w:p>
        </w:tc>
        <w:tc>
          <w:tcPr>
            <w:tcW w:w="2129" w:type="dxa"/>
            <w:hideMark/>
          </w:tcPr>
          <w:p w14:paraId="2A474E30" w14:textId="77777777" w:rsidR="00E905BE" w:rsidRPr="003B09EF" w:rsidRDefault="00E905BE" w:rsidP="003B6BDF">
            <w:pPr>
              <w:spacing w:beforeLines="20" w:before="48" w:afterLines="20" w:after="48"/>
              <w:rPr>
                <w:rStyle w:val="normaltextrun"/>
                <w:rFonts w:cstheme="majorHAnsi"/>
                <w:bdr w:val="none" w:sz="0" w:space="0" w:color="auto" w:frame="1"/>
              </w:rPr>
            </w:pPr>
            <w:r w:rsidRPr="003B09EF">
              <w:rPr>
                <w:rStyle w:val="normaltextrun"/>
                <w:rFonts w:cstheme="majorHAnsi"/>
                <w:bdr w:val="none" w:sz="0" w:space="0" w:color="auto" w:frame="1"/>
              </w:rPr>
              <w:t>Data submittals for this can be chosen from a list:</w:t>
            </w:r>
          </w:p>
          <w:p w14:paraId="0C8F415C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CASGEM</w:t>
            </w:r>
          </w:p>
          <w:p w14:paraId="6ECB298E" w14:textId="77777777" w:rsidR="00E905BE" w:rsidRPr="003B09EF" w:rsidRDefault="00E905BE" w:rsidP="003B6BDF">
            <w:pPr>
              <w:pStyle w:val="TableBullet"/>
              <w:spacing w:beforeLines="20" w:before="48" w:afterLines="20" w:after="48"/>
            </w:pPr>
            <w:r w:rsidRPr="003B09EF">
              <w:t>Voluntary</w:t>
            </w:r>
          </w:p>
        </w:tc>
        <w:tc>
          <w:tcPr>
            <w:tcW w:w="3246" w:type="dxa"/>
            <w:hideMark/>
          </w:tcPr>
          <w:p w14:paraId="03062334" w14:textId="0C557CE2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  <w:hideMark/>
          </w:tcPr>
          <w:p w14:paraId="1D8123B0" w14:textId="46A4A658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  <w:hideMark/>
          </w:tcPr>
          <w:p w14:paraId="7E42C757" w14:textId="358E594F" w:rsidR="00E905BE" w:rsidRPr="003B09EF" w:rsidRDefault="00E905BE" w:rsidP="003B6BDF">
            <w:pPr>
              <w:pStyle w:val="TableBody"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62E6527C" w14:textId="3104EF49" w:rsidR="00E905BE" w:rsidRPr="00582686" w:rsidRDefault="00E905BE" w:rsidP="003B6BDF">
            <w:pPr>
              <w:pStyle w:val="TableBody"/>
              <w:spacing w:beforeLines="20" w:before="48" w:afterLines="20" w:after="48"/>
              <w:rPr>
                <w:rFonts w:asciiTheme="minorHAnsi" w:hAnsiTheme="minorHAnsi" w:cstheme="minorHAnsi"/>
              </w:rPr>
            </w:pPr>
            <w:r w:rsidRPr="00582686">
              <w:rPr>
                <w:rFonts w:asciiTheme="minorHAnsi" w:hAnsiTheme="minorHAnsi" w:cstheme="minorHAnsi"/>
              </w:rPr>
              <w:t>Not reported.</w:t>
            </w:r>
          </w:p>
        </w:tc>
      </w:tr>
      <w:tr w:rsidR="00E905BE" w:rsidRPr="003B09EF" w14:paraId="2F6FF405" w14:textId="77777777" w:rsidTr="00471DCF">
        <w:trPr>
          <w:cantSplit/>
          <w:trHeight w:val="20"/>
        </w:trPr>
        <w:tc>
          <w:tcPr>
            <w:tcW w:w="1788" w:type="dxa"/>
            <w:noWrap/>
            <w:hideMark/>
          </w:tcPr>
          <w:p w14:paraId="003423CB" w14:textId="77777777" w:rsidR="00E905BE" w:rsidRPr="00BD04F6" w:rsidRDefault="00E905BE" w:rsidP="003B6BDF">
            <w:pPr>
              <w:pStyle w:val="TableBody"/>
              <w:keepNext/>
              <w:spacing w:beforeLines="20" w:before="48" w:afterLines="20" w:after="48"/>
              <w:rPr>
                <w:b/>
                <w:bCs/>
              </w:rPr>
            </w:pPr>
            <w:r w:rsidRPr="00BD04F6">
              <w:rPr>
                <w:b/>
                <w:bCs/>
              </w:rPr>
              <w:t>Additional Comments</w:t>
            </w:r>
          </w:p>
        </w:tc>
        <w:tc>
          <w:tcPr>
            <w:tcW w:w="3763" w:type="dxa"/>
            <w:hideMark/>
          </w:tcPr>
          <w:p w14:paraId="4CD113F5" w14:textId="3EFC4A4C" w:rsidR="00686A05" w:rsidRDefault="00BF52AD" w:rsidP="003B6BDF">
            <w:pPr>
              <w:pStyle w:val="TableBody"/>
              <w:keepNext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Additional Comments</w:t>
            </w:r>
          </w:p>
          <w:p w14:paraId="6B4DE55B" w14:textId="0BF7815D" w:rsidR="00E905BE" w:rsidRPr="003B09EF" w:rsidRDefault="00686A05" w:rsidP="003B6BDF">
            <w:pPr>
              <w:pStyle w:val="TableBody"/>
              <w:keepNext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>Any additional comments concerning the well characteristics</w:t>
            </w:r>
            <w:r w:rsidR="00E905BE">
              <w:t>.</w:t>
            </w:r>
          </w:p>
        </w:tc>
        <w:tc>
          <w:tcPr>
            <w:tcW w:w="2330" w:type="dxa"/>
            <w:hideMark/>
          </w:tcPr>
          <w:p w14:paraId="1CCEB07F" w14:textId="6FBB2956" w:rsidR="00686A05" w:rsidRDefault="00BF52AD" w:rsidP="003B6BDF">
            <w:pPr>
              <w:pStyle w:val="TableBody"/>
              <w:keepNext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t>Additional Comments</w:t>
            </w:r>
          </w:p>
          <w:p w14:paraId="2664C042" w14:textId="3FE3AFB7" w:rsidR="00E905BE" w:rsidRPr="003B09EF" w:rsidRDefault="00686A05" w:rsidP="003B6BDF">
            <w:pPr>
              <w:pStyle w:val="TableBody"/>
              <w:keepNext/>
              <w:spacing w:beforeLines="20" w:before="48" w:afterLines="20" w:after="48"/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3B09EF">
              <w:t xml:space="preserve">Provide either any additional comments concerning the well or required comments if </w:t>
            </w:r>
            <w:ins w:id="288" w:author="Author">
              <w:r w:rsidR="00972F0E">
                <w:t>“</w:t>
              </w:r>
            </w:ins>
            <w:del w:id="289" w:author="Author">
              <w:r w:rsidR="005B0922" w:rsidDel="00972F0E">
                <w:delText>‘</w:delText>
              </w:r>
            </w:del>
            <w:r w:rsidR="00E905BE" w:rsidRPr="003B09EF">
              <w:t>other</w:t>
            </w:r>
            <w:ins w:id="290" w:author="Author">
              <w:r w:rsidR="00972F0E">
                <w:t>”</w:t>
              </w:r>
            </w:ins>
            <w:del w:id="291" w:author="Author">
              <w:r w:rsidR="005B0922" w:rsidDel="00972F0E">
                <w:delText>’</w:delText>
              </w:r>
            </w:del>
            <w:r w:rsidR="00E905BE" w:rsidRPr="003B09EF">
              <w:t xml:space="preserve"> was selected from any of the dropdown menus</w:t>
            </w:r>
            <w:r w:rsidR="00E905BE">
              <w:t>.</w:t>
            </w:r>
          </w:p>
        </w:tc>
        <w:tc>
          <w:tcPr>
            <w:tcW w:w="2129" w:type="dxa"/>
            <w:hideMark/>
          </w:tcPr>
          <w:p w14:paraId="2EB42EBE" w14:textId="77777777" w:rsidR="00E905BE" w:rsidRDefault="002336CF" w:rsidP="003B6BDF">
            <w:pPr>
              <w:pStyle w:val="TableBody"/>
              <w:keepNext/>
              <w:spacing w:beforeLines="20" w:before="48" w:afterLines="20" w:after="48"/>
              <w:rPr>
                <w:ins w:id="292" w:author="Author"/>
              </w:rPr>
            </w:pPr>
            <w:ins w:id="293" w:author="Author">
              <w:r>
                <w:rPr>
                  <w:b/>
                  <w:bCs/>
                </w:rPr>
                <w:t xml:space="preserve">Attribute: </w:t>
              </w:r>
            </w:ins>
            <w:r w:rsidR="00E905BE" w:rsidRPr="002336CF">
              <w:t>Additional Comments</w:t>
            </w:r>
          </w:p>
          <w:p w14:paraId="023070EF" w14:textId="00FEFFD2" w:rsidR="002336CF" w:rsidRPr="003B09EF" w:rsidRDefault="002336CF" w:rsidP="003B6BDF">
            <w:pPr>
              <w:pStyle w:val="TableBody"/>
              <w:keepNext/>
              <w:spacing w:beforeLines="20" w:before="48" w:afterLines="20" w:after="48"/>
              <w:rPr>
                <w:b/>
                <w:bCs/>
              </w:rPr>
            </w:pPr>
            <w:ins w:id="294" w:author="Author">
              <w:r w:rsidRPr="002336CF">
                <w:rPr>
                  <w:b/>
                  <w:bCs/>
                </w:rPr>
                <w:t>Definition</w:t>
              </w:r>
              <w:r>
                <w:t>: Not explicitly defined.</w:t>
              </w:r>
            </w:ins>
          </w:p>
        </w:tc>
        <w:tc>
          <w:tcPr>
            <w:tcW w:w="3246" w:type="dxa"/>
            <w:hideMark/>
          </w:tcPr>
          <w:p w14:paraId="176922D8" w14:textId="277253A9" w:rsidR="00E905BE" w:rsidRPr="003B09EF" w:rsidRDefault="00E905BE" w:rsidP="003B6BDF">
            <w:pPr>
              <w:pStyle w:val="TableBody"/>
              <w:keepNext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3600" w:type="dxa"/>
            <w:hideMark/>
          </w:tcPr>
          <w:p w14:paraId="376A7DC8" w14:textId="68003DD4" w:rsidR="00E905BE" w:rsidRPr="003B09EF" w:rsidRDefault="00E905BE" w:rsidP="003B6BDF">
            <w:pPr>
              <w:pStyle w:val="TableBody"/>
              <w:keepNext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016" w:type="dxa"/>
            <w:hideMark/>
          </w:tcPr>
          <w:p w14:paraId="0B682CD0" w14:textId="74CD4EAC" w:rsidR="00E905BE" w:rsidRPr="003B09EF" w:rsidRDefault="00E905BE" w:rsidP="003B6BDF">
            <w:pPr>
              <w:pStyle w:val="TableBody"/>
              <w:keepNext/>
              <w:spacing w:beforeLines="20" w:before="48" w:afterLines="20" w:after="48"/>
            </w:pPr>
            <w:r>
              <w:t>Not reported.</w:t>
            </w:r>
          </w:p>
        </w:tc>
        <w:tc>
          <w:tcPr>
            <w:tcW w:w="2599" w:type="dxa"/>
          </w:tcPr>
          <w:p w14:paraId="654715B5" w14:textId="7A2DBF60" w:rsidR="00686A05" w:rsidRDefault="00BF52AD" w:rsidP="003B6BDF">
            <w:pPr>
              <w:pStyle w:val="TableBody"/>
              <w:keepNext/>
              <w:spacing w:beforeLines="20" w:before="48" w:afterLines="20" w:after="48"/>
            </w:pPr>
            <w:r>
              <w:rPr>
                <w:b/>
                <w:bCs/>
              </w:rPr>
              <w:t xml:space="preserve">Attribute: </w:t>
            </w:r>
            <w:r w:rsidR="00E905BE" w:rsidRPr="005B0922">
              <w:rPr>
                <w:rFonts w:asciiTheme="minorHAnsi" w:hAnsiTheme="minorHAnsi" w:cstheme="minorHAnsi"/>
              </w:rPr>
              <w:t>Other Observations</w:t>
            </w:r>
          </w:p>
          <w:p w14:paraId="368BE228" w14:textId="1EA7198F" w:rsidR="00E905BE" w:rsidRPr="00582686" w:rsidRDefault="00686A05" w:rsidP="003B6BDF">
            <w:pPr>
              <w:pStyle w:val="TableBody"/>
              <w:keepNext/>
              <w:spacing w:beforeLines="20" w:before="48" w:afterLines="20" w:after="48"/>
              <w:rPr>
                <w:rFonts w:asciiTheme="minorHAnsi" w:hAnsiTheme="minorHAnsi" w:cstheme="minorHAnsi"/>
                <w:b/>
                <w:bCs/>
              </w:rPr>
            </w:pPr>
            <w:r w:rsidRPr="00A842AC">
              <w:rPr>
                <w:b/>
                <w:bCs/>
              </w:rPr>
              <w:t xml:space="preserve">Definition: </w:t>
            </w:r>
            <w:r w:rsidR="00E905BE" w:rsidRPr="00582686">
              <w:rPr>
                <w:rFonts w:asciiTheme="minorHAnsi" w:hAnsiTheme="minorHAnsi" w:cstheme="minorHAnsi"/>
              </w:rPr>
              <w:t>Other observations noted on Well Completion Report.</w:t>
            </w:r>
          </w:p>
        </w:tc>
      </w:tr>
    </w:tbl>
    <w:p w14:paraId="6854B8F6" w14:textId="5C377C0A" w:rsidR="00176797" w:rsidRDefault="00176797" w:rsidP="00972F0E">
      <w:pPr>
        <w:pStyle w:val="TableNotes"/>
        <w:keepNext/>
        <w:rPr>
          <w:ins w:id="295" w:author="Author"/>
        </w:rPr>
      </w:pPr>
      <w:ins w:id="296" w:author="Author">
        <w:r w:rsidRPr="00F349C1">
          <w:rPr>
            <w:vertAlign w:val="superscript"/>
          </w:rPr>
          <w:t>[a]</w:t>
        </w:r>
        <w:r>
          <w:t xml:space="preserve"> </w:t>
        </w:r>
        <w:r w:rsidRPr="00176797">
          <w:t>The National Water Information System</w:t>
        </w:r>
        <w:r>
          <w:t xml:space="preserve"> (NWIS)</w:t>
        </w:r>
        <w:r w:rsidRPr="00176797">
          <w:t xml:space="preserve"> has been decommissioned and replaced by the US Geological Survey’s Water Data for the Nation. Water Data for the Nation includes many of the same features as NWIS; however, NWIS had been used for the creation of the data reporting formats under this effort prior to its decommissioning.</w:t>
        </w:r>
      </w:ins>
    </w:p>
    <w:p w14:paraId="50E060FD" w14:textId="337D488B" w:rsidR="00E905BE" w:rsidRPr="00F349C1" w:rsidRDefault="00E905BE" w:rsidP="00F349C1">
      <w:pPr>
        <w:pStyle w:val="TableNotes"/>
      </w:pPr>
      <w:r w:rsidRPr="00F349C1">
        <w:t>CASGEM = California Statewide Groundwater Elevation Monitoring</w:t>
      </w:r>
    </w:p>
    <w:p w14:paraId="4AF5A938" w14:textId="77777777" w:rsidR="00E905BE" w:rsidRPr="00F349C1" w:rsidRDefault="00E905BE" w:rsidP="00F349C1">
      <w:pPr>
        <w:pStyle w:val="TableNotes"/>
      </w:pPr>
      <w:r w:rsidRPr="00F349C1">
        <w:t>FEP = fluorinated ethylene propylene</w:t>
      </w:r>
    </w:p>
    <w:p w14:paraId="4D69A4FB" w14:textId="77777777" w:rsidR="00E905BE" w:rsidRPr="00F349C1" w:rsidRDefault="00E905BE" w:rsidP="00F349C1">
      <w:pPr>
        <w:pStyle w:val="TableNotes"/>
      </w:pPr>
      <w:r w:rsidRPr="00F349C1">
        <w:t>GeoTracker = GeoTracker Data Management System</w:t>
      </w:r>
    </w:p>
    <w:p w14:paraId="68EB10A4" w14:textId="77777777" w:rsidR="00E905BE" w:rsidRPr="00F349C1" w:rsidRDefault="00E905BE" w:rsidP="00F349C1">
      <w:pPr>
        <w:pStyle w:val="TableNotes"/>
      </w:pPr>
      <w:r w:rsidRPr="00F349C1">
        <w:t>GNSS = Grade Global Navigation Satellite System</w:t>
      </w:r>
    </w:p>
    <w:p w14:paraId="1CEA4D28" w14:textId="77777777" w:rsidR="00E905BE" w:rsidRPr="00F349C1" w:rsidRDefault="00E905BE" w:rsidP="00F349C1">
      <w:pPr>
        <w:pStyle w:val="TableNotes"/>
      </w:pPr>
      <w:r w:rsidRPr="00F349C1">
        <w:t>GPS = global positioning system</w:t>
      </w:r>
    </w:p>
    <w:p w14:paraId="639EA862" w14:textId="77777777" w:rsidR="00E905BE" w:rsidRPr="00F349C1" w:rsidRDefault="00E905BE" w:rsidP="00F349C1">
      <w:pPr>
        <w:pStyle w:val="TableNotes"/>
      </w:pPr>
      <w:r w:rsidRPr="00F349C1">
        <w:t>GSE = ground surface elevation</w:t>
      </w:r>
    </w:p>
    <w:p w14:paraId="58AEA1EC" w14:textId="77777777" w:rsidR="00E905BE" w:rsidRPr="00F349C1" w:rsidRDefault="00E905BE" w:rsidP="00F349C1">
      <w:pPr>
        <w:pStyle w:val="TableNotes"/>
      </w:pPr>
      <w:r w:rsidRPr="00F349C1">
        <w:t>HPGN = High-precision Geodetic Network</w:t>
      </w:r>
    </w:p>
    <w:p w14:paraId="3E86D145" w14:textId="77777777" w:rsidR="00E905BE" w:rsidRPr="00F349C1" w:rsidRDefault="00E905BE" w:rsidP="00F349C1">
      <w:pPr>
        <w:pStyle w:val="TableNotes"/>
      </w:pPr>
      <w:r w:rsidRPr="00F349C1">
        <w:t>LSD = land surface datum</w:t>
      </w:r>
    </w:p>
    <w:p w14:paraId="55172B8B" w14:textId="77777777" w:rsidR="00E905BE" w:rsidRPr="00F349C1" w:rsidRDefault="00E905BE" w:rsidP="00F349C1">
      <w:pPr>
        <w:pStyle w:val="TableNotes"/>
      </w:pPr>
      <w:r w:rsidRPr="00F349C1">
        <w:t>NAD83 = North American Datum of 1983</w:t>
      </w:r>
    </w:p>
    <w:p w14:paraId="74EE476A" w14:textId="77777777" w:rsidR="00E905BE" w:rsidRPr="00F349C1" w:rsidRDefault="00E905BE" w:rsidP="00F349C1">
      <w:pPr>
        <w:pStyle w:val="TableNotes"/>
      </w:pPr>
      <w:r w:rsidRPr="00F349C1">
        <w:t>NAVD88 = North American Vertical Datum of 1988</w:t>
      </w:r>
    </w:p>
    <w:p w14:paraId="74369821" w14:textId="77777777" w:rsidR="00E905BE" w:rsidRPr="00F349C1" w:rsidRDefault="00E905BE" w:rsidP="00F349C1">
      <w:pPr>
        <w:pStyle w:val="TableNotes"/>
        <w:rPr>
          <w:ins w:id="297" w:author="Author"/>
        </w:rPr>
      </w:pPr>
      <w:r w:rsidRPr="00F349C1">
        <w:t>NGVD29 = North Geodetic Vertical Datum of 1929</w:t>
      </w:r>
    </w:p>
    <w:p w14:paraId="651B21E7" w14:textId="64AFDFED" w:rsidR="00537666" w:rsidRPr="00F349C1" w:rsidRDefault="00537666" w:rsidP="00F349C1">
      <w:pPr>
        <w:pStyle w:val="TableNotes"/>
      </w:pPr>
      <w:ins w:id="298" w:author="Author">
        <w:r w:rsidRPr="00F349C1">
          <w:lastRenderedPageBreak/>
          <w:t>OSWCR = Online System of Well Completion Reports</w:t>
        </w:r>
      </w:ins>
    </w:p>
    <w:p w14:paraId="6D77161B" w14:textId="77777777" w:rsidR="00E905BE" w:rsidRPr="00F349C1" w:rsidRDefault="00E905BE" w:rsidP="00F349C1">
      <w:pPr>
        <w:pStyle w:val="TableNotes"/>
      </w:pPr>
      <w:r w:rsidRPr="00F349C1">
        <w:t>PVC = polyvinyl chloride</w:t>
      </w:r>
      <w:r w:rsidRPr="00F349C1">
        <w:br/>
        <w:t>PST = Pacific Standard Time</w:t>
      </w:r>
    </w:p>
    <w:p w14:paraId="0C980E36" w14:textId="77777777" w:rsidR="00E905BE" w:rsidRPr="00F349C1" w:rsidRDefault="00E905BE" w:rsidP="00F349C1">
      <w:pPr>
        <w:pStyle w:val="TableNotes"/>
      </w:pPr>
      <w:r w:rsidRPr="00F349C1">
        <w:t>PTFE = polytetrefluoroethylene</w:t>
      </w:r>
    </w:p>
    <w:p w14:paraId="4065DF98" w14:textId="77777777" w:rsidR="00E905BE" w:rsidRPr="00F349C1" w:rsidRDefault="00E905BE" w:rsidP="00F349C1">
      <w:pPr>
        <w:pStyle w:val="TableNotes"/>
      </w:pPr>
      <w:r w:rsidRPr="00F349C1">
        <w:t>RPE = reference point elevation</w:t>
      </w:r>
    </w:p>
    <w:p w14:paraId="1F3FA9FB" w14:textId="77777777" w:rsidR="00E905BE" w:rsidRPr="00F349C1" w:rsidRDefault="00E905BE" w:rsidP="00F349C1">
      <w:pPr>
        <w:pStyle w:val="TableNotes"/>
      </w:pPr>
      <w:r w:rsidRPr="00F349C1">
        <w:t>SAFER= Safe and Affordable Funding for Equity and Resilience Program</w:t>
      </w:r>
    </w:p>
    <w:p w14:paraId="6868BAE7" w14:textId="77777777" w:rsidR="00E905BE" w:rsidRPr="00F349C1" w:rsidRDefault="00E905BE" w:rsidP="00F349C1">
      <w:pPr>
        <w:pStyle w:val="TableNotes"/>
      </w:pPr>
      <w:r w:rsidRPr="00F349C1">
        <w:t>SGMA = Sustainable Groundwater Management Act</w:t>
      </w:r>
    </w:p>
    <w:p w14:paraId="14D71D04" w14:textId="77777777" w:rsidR="00E905BE" w:rsidRPr="00F349C1" w:rsidRDefault="00E905BE" w:rsidP="00F349C1">
      <w:pPr>
        <w:pStyle w:val="TableNotes"/>
      </w:pPr>
      <w:r w:rsidRPr="00F349C1">
        <w:t>USGS = US Geologic Survey</w:t>
      </w:r>
    </w:p>
    <w:p w14:paraId="1B80E7EA" w14:textId="66DB385C" w:rsidR="00E905BE" w:rsidRPr="00F349C1" w:rsidDel="00F349C1" w:rsidRDefault="00E905BE" w:rsidP="00F349C1">
      <w:pPr>
        <w:pStyle w:val="TableNotes"/>
        <w:rPr>
          <w:del w:id="299" w:author="Author"/>
        </w:rPr>
      </w:pPr>
      <w:r w:rsidRPr="00F349C1">
        <w:t xml:space="preserve">WAAS = </w:t>
      </w:r>
      <w:r w:rsidR="005A2F47" w:rsidRPr="00F349C1">
        <w:t>Wide Area Augmentation System</w:t>
      </w:r>
    </w:p>
    <w:bookmarkEnd w:id="1"/>
    <w:p w14:paraId="436B0623" w14:textId="77777777" w:rsidR="0013475D" w:rsidRPr="00E905BE" w:rsidRDefault="0013475D" w:rsidP="00F349C1">
      <w:pPr>
        <w:pStyle w:val="TableNotes"/>
      </w:pPr>
    </w:p>
    <w:sectPr w:rsidR="0013475D" w:rsidRPr="00E905BE" w:rsidSect="00ED3F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4480" w:h="15840" w:orient="landscape" w:code="1"/>
      <w:pgMar w:top="1440" w:right="1440" w:bottom="1440" w:left="1440" w:header="576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481D9" w14:textId="77777777" w:rsidR="00D22E8F" w:rsidRDefault="00D22E8F" w:rsidP="00BD1885">
      <w:r>
        <w:separator/>
      </w:r>
    </w:p>
  </w:endnote>
  <w:endnote w:type="continuationSeparator" w:id="0">
    <w:p w14:paraId="307262A3" w14:textId="77777777" w:rsidR="00D22E8F" w:rsidRDefault="00D22E8F" w:rsidP="00BD1885">
      <w:r>
        <w:continuationSeparator/>
      </w:r>
    </w:p>
  </w:endnote>
  <w:endnote w:type="continuationNotice" w:id="1">
    <w:p w14:paraId="1658D549" w14:textId="77777777" w:rsidR="00D22E8F" w:rsidRDefault="00D22E8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Jacobs Chronos">
    <w:panose1 w:val="020B0603030503030204"/>
    <w:charset w:val="00"/>
    <w:family w:val="swiss"/>
    <w:pitch w:val="variable"/>
    <w:sig w:usb0="A00000EF" w:usb1="0000E0EB" w:usb2="00000008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ardian Sans Regular">
    <w:altName w:val="Calibri"/>
    <w:panose1 w:val="00000000000000000000"/>
    <w:charset w:val="00"/>
    <w:family w:val="swiss"/>
    <w:notTrueType/>
    <w:pitch w:val="variable"/>
    <w:sig w:usb0="00000087" w:usb1="00000000" w:usb2="00000000" w:usb3="00000000" w:csb0="0000009B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uardian Sans Light">
    <w:altName w:val="Calibri"/>
    <w:panose1 w:val="00000000000000000000"/>
    <w:charset w:val="00"/>
    <w:family w:val="swiss"/>
    <w:notTrueType/>
    <w:pitch w:val="variable"/>
    <w:sig w:usb0="00000087" w:usb1="00000000" w:usb2="00000000" w:usb3="00000000" w:csb0="0000009B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E30FC" w14:textId="6C5FD45E" w:rsidR="00ED3FFD" w:rsidRPr="00ED3FFD" w:rsidRDefault="00ED3FFD" w:rsidP="00ED3FFD">
    <w:pPr>
      <w:pStyle w:val="Footer"/>
      <w:tabs>
        <w:tab w:val="clear" w:pos="4680"/>
        <w:tab w:val="clear" w:pos="10080"/>
        <w:tab w:val="center" w:pos="10800"/>
        <w:tab w:val="right" w:pos="21600"/>
      </w:tabs>
      <w:jc w:val="left"/>
    </w:pPr>
    <w:r w:rsidRPr="00924AFC">
      <w:fldChar w:fldCharType="begin"/>
    </w:r>
    <w:r w:rsidRPr="00924AFC">
      <w:instrText xml:space="preserve"> PAGE   \* MERGEFORMAT </w:instrText>
    </w:r>
    <w:r w:rsidRPr="00924AFC">
      <w:fldChar w:fldCharType="separate"/>
    </w:r>
    <w:r>
      <w:t>2</w:t>
    </w:r>
    <w:r w:rsidRPr="00924AFC">
      <w:fldChar w:fldCharType="end"/>
    </w:r>
    <w:r w:rsidRPr="00924AFC">
      <w:tab/>
    </w:r>
    <w:del w:id="300" w:author="Author">
      <w:r w:rsidDel="00F349C1">
        <w:delText xml:space="preserve">Draft </w:delText>
      </w:r>
      <w:r w:rsidR="00F4421F" w:rsidDel="00F349C1">
        <w:delText xml:space="preserve">July </w:delText>
      </w:r>
    </w:del>
    <w:ins w:id="301" w:author="Author">
      <w:r w:rsidR="00F349C1">
        <w:t xml:space="preserve">APRIL </w:t>
      </w:r>
    </w:ins>
    <w:r w:rsidR="00F4421F">
      <w:t>202</w:t>
    </w:r>
    <w:ins w:id="302" w:author="Author">
      <w:r w:rsidR="00F349C1">
        <w:t>6</w:t>
      </w:r>
    </w:ins>
    <w:del w:id="303" w:author="Author">
      <w:r w:rsidR="00F4421F" w:rsidDel="00F349C1">
        <w:delText>5</w:delText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03521" w14:textId="33D4402C" w:rsidR="00ED3FFD" w:rsidRPr="00ED3FFD" w:rsidRDefault="00ED3FFD" w:rsidP="00ED3FFD">
    <w:pPr>
      <w:pStyle w:val="Footer"/>
      <w:tabs>
        <w:tab w:val="clear" w:pos="4680"/>
        <w:tab w:val="clear" w:pos="10080"/>
        <w:tab w:val="center" w:pos="10800"/>
        <w:tab w:val="right" w:pos="21600"/>
      </w:tabs>
    </w:pPr>
    <w:r w:rsidRPr="00924AFC">
      <w:tab/>
    </w:r>
    <w:del w:id="304" w:author="Author">
      <w:r w:rsidDel="00F349C1">
        <w:delText xml:space="preserve">Draft </w:delText>
      </w:r>
      <w:r w:rsidR="00F4421F" w:rsidDel="00F349C1">
        <w:delText>July</w:delText>
      </w:r>
    </w:del>
    <w:ins w:id="305" w:author="Author">
      <w:r w:rsidR="00F349C1">
        <w:t>APRIL</w:t>
      </w:r>
    </w:ins>
    <w:r w:rsidR="00F4421F">
      <w:t xml:space="preserve"> 202</w:t>
    </w:r>
    <w:ins w:id="306" w:author="Author">
      <w:r w:rsidR="00F349C1">
        <w:t>6</w:t>
      </w:r>
    </w:ins>
    <w:del w:id="307" w:author="Author">
      <w:r w:rsidR="00F4421F" w:rsidDel="00F349C1">
        <w:delText>5</w:delText>
      </w:r>
    </w:del>
    <w:r w:rsidRPr="00924AFC">
      <w:tab/>
    </w:r>
    <w:r w:rsidRPr="00924AFC">
      <w:fldChar w:fldCharType="begin"/>
    </w:r>
    <w:r w:rsidRPr="00924AFC">
      <w:instrText xml:space="preserve"> PAGE   \* MERGEFORMAT </w:instrText>
    </w:r>
    <w:r w:rsidRPr="00924AFC">
      <w:fldChar w:fldCharType="separate"/>
    </w:r>
    <w:r>
      <w:t>1</w:t>
    </w:r>
    <w:r w:rsidRPr="00924AFC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DDDCD" w14:textId="7554508A" w:rsidR="00ED3FFD" w:rsidRPr="00924AFC" w:rsidRDefault="00ED3FFD" w:rsidP="00ED3FFD">
    <w:pPr>
      <w:pStyle w:val="Footer"/>
      <w:tabs>
        <w:tab w:val="clear" w:pos="4680"/>
        <w:tab w:val="clear" w:pos="10080"/>
        <w:tab w:val="center" w:pos="10800"/>
        <w:tab w:val="right" w:pos="21600"/>
      </w:tabs>
    </w:pPr>
    <w:r w:rsidRPr="00924AFC">
      <w:tab/>
    </w:r>
    <w:del w:id="308" w:author="Author">
      <w:r w:rsidDel="00F349C1">
        <w:delText xml:space="preserve">Draft </w:delText>
      </w:r>
      <w:r w:rsidR="00F4421F" w:rsidDel="00F349C1">
        <w:delText>July</w:delText>
      </w:r>
    </w:del>
    <w:ins w:id="309" w:author="Author">
      <w:r w:rsidR="00F349C1">
        <w:t>APRIL</w:t>
      </w:r>
    </w:ins>
    <w:r w:rsidR="00F4421F">
      <w:t xml:space="preserve"> 202</w:t>
    </w:r>
    <w:ins w:id="310" w:author="Author">
      <w:r w:rsidR="00F349C1">
        <w:t>6</w:t>
      </w:r>
    </w:ins>
    <w:del w:id="311" w:author="Author">
      <w:r w:rsidR="00F4421F" w:rsidDel="00F349C1">
        <w:delText>5</w:delText>
      </w:r>
    </w:del>
    <w:r w:rsidRPr="00924AFC">
      <w:tab/>
    </w:r>
    <w:r w:rsidRPr="00924AFC">
      <w:fldChar w:fldCharType="begin"/>
    </w:r>
    <w:r w:rsidRPr="00924AFC">
      <w:instrText xml:space="preserve"> PAGE   \* MERGEFORMAT </w:instrText>
    </w:r>
    <w:r w:rsidRPr="00924AFC">
      <w:fldChar w:fldCharType="separate"/>
    </w:r>
    <w:r>
      <w:t>1-7</w:t>
    </w:r>
    <w:r w:rsidRPr="00924AFC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6FC88" w14:textId="77777777" w:rsidR="00D22E8F" w:rsidRDefault="00D22E8F" w:rsidP="00BD1885">
      <w:r>
        <w:separator/>
      </w:r>
    </w:p>
  </w:footnote>
  <w:footnote w:type="continuationSeparator" w:id="0">
    <w:p w14:paraId="7E3FE399" w14:textId="77777777" w:rsidR="00D22E8F" w:rsidRDefault="00D22E8F" w:rsidP="00BD1885">
      <w:r>
        <w:continuationSeparator/>
      </w:r>
    </w:p>
  </w:footnote>
  <w:footnote w:type="continuationNotice" w:id="1">
    <w:p w14:paraId="72857797" w14:textId="77777777" w:rsidR="00D22E8F" w:rsidRDefault="00D22E8F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944FE" w14:textId="036EF47F" w:rsidR="00ED3FFD" w:rsidRDefault="00ED3FFD">
    <w:pPr>
      <w:pStyle w:val="Header"/>
    </w:pPr>
    <w:r w:rsidRPr="00B70A8F">
      <w:t>Data Reporting Formats</w:t>
    </w:r>
    <w:r>
      <w:t xml:space="preserve"> </w:t>
    </w:r>
    <w:r w:rsidRPr="00B70A8F">
      <w:t>GitHub</w:t>
    </w:r>
    <w:r>
      <w:t xml:space="preserve"> Site Guidance</w:t>
    </w:r>
    <w:r w:rsidDel="00D31C31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7D8B6" w14:textId="77777777" w:rsidR="00ED3FFD" w:rsidRDefault="00ED3FFD" w:rsidP="00ED3FFD">
    <w:pPr>
      <w:pStyle w:val="Header"/>
      <w:jc w:val="right"/>
    </w:pPr>
    <w:r w:rsidRPr="00B70A8F">
      <w:t>Data Reporting Formats</w:t>
    </w:r>
    <w:r>
      <w:t xml:space="preserve"> </w:t>
    </w:r>
    <w:r w:rsidRPr="00B70A8F">
      <w:t>GitHub</w:t>
    </w:r>
    <w:r>
      <w:t xml:space="preserve"> Site Guidance</w:t>
    </w:r>
    <w:r w:rsidDel="00D31C31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29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58" w:type="dxa"/>
        <w:bottom w:w="58" w:type="dxa"/>
      </w:tblCellMar>
      <w:tblLook w:val="04A0" w:firstRow="1" w:lastRow="0" w:firstColumn="1" w:lastColumn="0" w:noHBand="0" w:noVBand="1"/>
    </w:tblPr>
    <w:tblGrid>
      <w:gridCol w:w="6105"/>
      <w:gridCol w:w="8972"/>
      <w:gridCol w:w="6648"/>
    </w:tblGrid>
    <w:tr w:rsidR="00ED3FFD" w:rsidRPr="00460988" w14:paraId="1BD888DA" w14:textId="77777777" w:rsidTr="0013475D">
      <w:trPr>
        <w:jc w:val="center"/>
      </w:trPr>
      <w:tc>
        <w:tcPr>
          <w:tcW w:w="1405" w:type="pct"/>
        </w:tcPr>
        <w:p w14:paraId="675D2BCF" w14:textId="77777777" w:rsidR="00ED3FFD" w:rsidRPr="00460988" w:rsidRDefault="00ED3FFD" w:rsidP="00460988">
          <w:pPr>
            <w:jc w:val="center"/>
          </w:pPr>
          <w:r>
            <w:rPr>
              <w:noProof/>
            </w:rPr>
            <w:drawing>
              <wp:inline distT="0" distB="0" distL="0" distR="0" wp14:anchorId="6C6A3354" wp14:editId="2C020735">
                <wp:extent cx="923278" cy="640080"/>
                <wp:effectExtent l="0" t="0" r="0" b="7620"/>
                <wp:docPr id="1611465756" name="Picture 1611465756" descr="Logo: California Water Board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6706003" name="Picture 356706003" descr="Logo: California Water Boards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278" cy="640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65" w:type="pct"/>
        </w:tcPr>
        <w:p w14:paraId="7C6684DA" w14:textId="77777777" w:rsidR="00ED3FFD" w:rsidRPr="00460988" w:rsidRDefault="00ED3FFD" w:rsidP="00460988">
          <w:pPr>
            <w:jc w:val="center"/>
          </w:pPr>
          <w:r w:rsidRPr="00460988">
            <w:rPr>
              <w:noProof/>
            </w:rPr>
            <w:drawing>
              <wp:inline distT="0" distB="0" distL="0" distR="0" wp14:anchorId="52709CCC" wp14:editId="58424D25">
                <wp:extent cx="2189073" cy="640080"/>
                <wp:effectExtent l="0" t="0" r="0" b="0"/>
                <wp:docPr id="229499636" name="Picture 229499636" descr="Logo: California Water Data Consortiu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105187" name="Picture 1561105187" descr="Logo: California Water Data Consortiu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89073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30" w:type="pct"/>
        </w:tcPr>
        <w:p w14:paraId="0403AB8A" w14:textId="77777777" w:rsidR="00ED3FFD" w:rsidRPr="00460988" w:rsidRDefault="00ED3FFD" w:rsidP="00460988">
          <w:pPr>
            <w:jc w:val="center"/>
          </w:pPr>
          <w:r w:rsidRPr="00460988">
            <w:rPr>
              <w:noProof/>
            </w:rPr>
            <w:drawing>
              <wp:inline distT="0" distB="0" distL="0" distR="0" wp14:anchorId="2CF9BC41" wp14:editId="79D375E4">
                <wp:extent cx="630382" cy="640080"/>
                <wp:effectExtent l="0" t="0" r="0" b="7620"/>
                <wp:docPr id="237510404" name="Picture 237510404" descr="Logo: State of California Department of Water Resourc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0261112" name="Picture 1660261112" descr="Logo: State of California Department of Water Resource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30382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D06E41E" w14:textId="77777777" w:rsidR="00ED3FFD" w:rsidRPr="00460988" w:rsidRDefault="00ED3FFD" w:rsidP="00460988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A71"/>
    <w:multiLevelType w:val="hybridMultilevel"/>
    <w:tmpl w:val="C994E182"/>
    <w:lvl w:ilvl="0" w:tplc="572A5ECA">
      <w:start w:val="1"/>
      <w:numFmt w:val="bullet"/>
      <w:pStyle w:val="TableBullet"/>
      <w:lvlText w:val=""/>
      <w:lvlJc w:val="left"/>
      <w:pPr>
        <w:ind w:left="274" w:hanging="274"/>
      </w:pPr>
      <w:rPr>
        <w:rFonts w:ascii="Symbol" w:hAnsi="Symbol" w:hint="default"/>
        <w:color w:val="003558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2499E"/>
    <w:multiLevelType w:val="hybridMultilevel"/>
    <w:tmpl w:val="025CF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33786"/>
    <w:multiLevelType w:val="hybridMultilevel"/>
    <w:tmpl w:val="3EBAF858"/>
    <w:lvl w:ilvl="0" w:tplc="E5B26460">
      <w:start w:val="1"/>
      <w:numFmt w:val="bullet"/>
      <w:pStyle w:val="BulletLevel2SS"/>
      <w:lvlText w:val="–"/>
      <w:lvlJc w:val="left"/>
      <w:pPr>
        <w:ind w:left="720" w:hanging="360"/>
      </w:pPr>
      <w:rPr>
        <w:rFonts w:ascii="Jacobs Chronos" w:hAnsi="Jacobs Chronos" w:hint="default"/>
        <w:color w:val="424354" w:themeColor="accent3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B15B7A"/>
    <w:multiLevelType w:val="hybridMultilevel"/>
    <w:tmpl w:val="4F306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4B6FA0"/>
    <w:multiLevelType w:val="hybridMultilevel"/>
    <w:tmpl w:val="360E3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0C1F19"/>
    <w:multiLevelType w:val="hybridMultilevel"/>
    <w:tmpl w:val="65328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B56B1"/>
    <w:multiLevelType w:val="hybridMultilevel"/>
    <w:tmpl w:val="095699FC"/>
    <w:lvl w:ilvl="0" w:tplc="F1AC0CB6">
      <w:start w:val="5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7F2F64"/>
    <w:multiLevelType w:val="hybridMultilevel"/>
    <w:tmpl w:val="BDA6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60A6B"/>
    <w:multiLevelType w:val="hybridMultilevel"/>
    <w:tmpl w:val="AF24A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3F2795"/>
    <w:multiLevelType w:val="hybridMultilevel"/>
    <w:tmpl w:val="8F46D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A51C77"/>
    <w:multiLevelType w:val="hybridMultilevel"/>
    <w:tmpl w:val="2EAE5004"/>
    <w:lvl w:ilvl="0" w:tplc="6EB8028C">
      <w:start w:val="50"/>
      <w:numFmt w:val="bullet"/>
      <w:lvlText w:val=""/>
      <w:lvlJc w:val="left"/>
      <w:pPr>
        <w:ind w:left="720" w:hanging="360"/>
      </w:pPr>
      <w:rPr>
        <w:rFonts w:ascii="Wingdings" w:eastAsia="Times New Roman" w:hAnsi="Wingdings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1134A7"/>
    <w:multiLevelType w:val="hybridMultilevel"/>
    <w:tmpl w:val="41FCF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1E1F77"/>
    <w:multiLevelType w:val="hybridMultilevel"/>
    <w:tmpl w:val="ECC4E190"/>
    <w:lvl w:ilvl="0" w:tplc="E45AFA32">
      <w:start w:val="10"/>
      <w:numFmt w:val="bullet"/>
      <w:lvlText w:val=""/>
      <w:lvlJc w:val="left"/>
      <w:pPr>
        <w:ind w:left="720" w:hanging="360"/>
      </w:pPr>
      <w:rPr>
        <w:rFonts w:ascii="Wingdings" w:eastAsia="Times New Roman" w:hAnsi="Wingdings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622FCF"/>
    <w:multiLevelType w:val="hybridMultilevel"/>
    <w:tmpl w:val="C0865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2641E6"/>
    <w:multiLevelType w:val="hybridMultilevel"/>
    <w:tmpl w:val="B40A7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023A85"/>
    <w:multiLevelType w:val="multilevel"/>
    <w:tmpl w:val="1A4880C6"/>
    <w:lvl w:ilvl="0">
      <w:start w:val="1"/>
      <w:numFmt w:val="bullet"/>
      <w:pStyle w:val="BulletLevel1"/>
      <w:lvlText w:val=""/>
      <w:lvlJc w:val="left"/>
      <w:pPr>
        <w:ind w:left="360" w:hanging="360"/>
      </w:pPr>
      <w:rPr>
        <w:rFonts w:ascii="Symbol" w:hAnsi="Symbol" w:hint="default"/>
        <w:color w:val="003558" w:themeColor="text2"/>
      </w:rPr>
    </w:lvl>
    <w:lvl w:ilvl="1">
      <w:start w:val="1"/>
      <w:numFmt w:val="bullet"/>
      <w:pStyle w:val="BulletLevel2"/>
      <w:lvlText w:val="–"/>
      <w:lvlJc w:val="left"/>
      <w:pPr>
        <w:ind w:left="720" w:hanging="360"/>
      </w:pPr>
      <w:rPr>
        <w:rFonts w:ascii="Jacobs Chronos" w:hAnsi="Jacobs Chronos" w:hint="default"/>
        <w:color w:val="006A90" w:themeColor="accent1"/>
      </w:rPr>
    </w:lvl>
    <w:lvl w:ilvl="2">
      <w:start w:val="1"/>
      <w:numFmt w:val="bullet"/>
      <w:pStyle w:val="BulletLevel3"/>
      <w:lvlText w:val=""/>
      <w:lvlJc w:val="left"/>
      <w:pPr>
        <w:ind w:left="1080" w:hanging="360"/>
      </w:pPr>
      <w:rPr>
        <w:rFonts w:ascii="Wingdings" w:hAnsi="Wingdings" w:hint="default"/>
        <w:color w:val="424354" w:themeColor="accent3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65315A"/>
    <w:multiLevelType w:val="hybridMultilevel"/>
    <w:tmpl w:val="1DD61D66"/>
    <w:lvl w:ilvl="0" w:tplc="E45AFA32">
      <w:start w:val="10"/>
      <w:numFmt w:val="bullet"/>
      <w:lvlText w:val=""/>
      <w:lvlJc w:val="left"/>
      <w:pPr>
        <w:ind w:left="720" w:hanging="360"/>
      </w:pPr>
      <w:rPr>
        <w:rFonts w:ascii="Wingdings" w:eastAsia="Times New Roman" w:hAnsi="Wingdings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D3035"/>
    <w:multiLevelType w:val="hybridMultilevel"/>
    <w:tmpl w:val="23D60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6B3FB7"/>
    <w:multiLevelType w:val="hybridMultilevel"/>
    <w:tmpl w:val="292AA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D64A5E"/>
    <w:multiLevelType w:val="hybridMultilevel"/>
    <w:tmpl w:val="DDD6EF80"/>
    <w:lvl w:ilvl="0" w:tplc="C7A20EFA">
      <w:numFmt w:val="bullet"/>
      <w:lvlText w:val="•"/>
      <w:lvlJc w:val="left"/>
      <w:pPr>
        <w:ind w:left="720" w:hanging="360"/>
      </w:pPr>
      <w:rPr>
        <w:rFonts w:ascii="Jacobs Chronos" w:eastAsia="Times New Roman" w:hAnsi="Jacobs Chronos" w:cs="Jacobs Chron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BB29DF"/>
    <w:multiLevelType w:val="hybridMultilevel"/>
    <w:tmpl w:val="153E6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301B11"/>
    <w:multiLevelType w:val="hybridMultilevel"/>
    <w:tmpl w:val="96E0954C"/>
    <w:lvl w:ilvl="0" w:tplc="01C2D716">
      <w:start w:val="1"/>
      <w:numFmt w:val="decimal"/>
      <w:pStyle w:val="NumberedList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4F7550"/>
    <w:multiLevelType w:val="hybridMultilevel"/>
    <w:tmpl w:val="41167E86"/>
    <w:lvl w:ilvl="0" w:tplc="9C2CBDC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E215A7"/>
    <w:multiLevelType w:val="hybridMultilevel"/>
    <w:tmpl w:val="BF7C7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873539"/>
    <w:multiLevelType w:val="hybridMultilevel"/>
    <w:tmpl w:val="2D44D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6B1BD5"/>
    <w:multiLevelType w:val="hybridMultilevel"/>
    <w:tmpl w:val="73FA96FA"/>
    <w:lvl w:ilvl="0" w:tplc="DAAEE666">
      <w:numFmt w:val="bullet"/>
      <w:lvlText w:val="•"/>
      <w:lvlJc w:val="left"/>
      <w:pPr>
        <w:ind w:left="720" w:hanging="360"/>
      </w:pPr>
      <w:rPr>
        <w:rFonts w:ascii="Jacobs Chronos" w:eastAsia="Times New Roman" w:hAnsi="Jacobs Chronos" w:cs="Jacobs Chron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86D50"/>
    <w:multiLevelType w:val="hybridMultilevel"/>
    <w:tmpl w:val="63ECD0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1E440BE">
      <w:numFmt w:val="bullet"/>
      <w:lvlText w:val="–"/>
      <w:lvlJc w:val="left"/>
      <w:pPr>
        <w:ind w:left="1080" w:hanging="360"/>
      </w:pPr>
      <w:rPr>
        <w:rFonts w:ascii="Jacobs Chronos" w:eastAsia="Times New Roman" w:hAnsi="Jacobs Chronos" w:cstheme="minorHAns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1225CBC"/>
    <w:multiLevelType w:val="hybridMultilevel"/>
    <w:tmpl w:val="3496E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362D5E"/>
    <w:multiLevelType w:val="hybridMultilevel"/>
    <w:tmpl w:val="3CFAA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D56A72"/>
    <w:multiLevelType w:val="hybridMultilevel"/>
    <w:tmpl w:val="B5284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F6B91"/>
    <w:multiLevelType w:val="hybridMultilevel"/>
    <w:tmpl w:val="DCC63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935ACC"/>
    <w:multiLevelType w:val="hybridMultilevel"/>
    <w:tmpl w:val="23C82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F5574C"/>
    <w:multiLevelType w:val="hybridMultilevel"/>
    <w:tmpl w:val="6F8A5C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77D0583"/>
    <w:multiLevelType w:val="hybridMultilevel"/>
    <w:tmpl w:val="53CC4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D21AD6"/>
    <w:multiLevelType w:val="hybridMultilevel"/>
    <w:tmpl w:val="5A7CA61A"/>
    <w:lvl w:ilvl="0" w:tplc="E45AFA32">
      <w:start w:val="10"/>
      <w:numFmt w:val="bullet"/>
      <w:lvlText w:val=""/>
      <w:lvlJc w:val="left"/>
      <w:pPr>
        <w:ind w:left="1080" w:hanging="360"/>
      </w:pPr>
      <w:rPr>
        <w:rFonts w:ascii="Wingdings" w:eastAsia="Times New Roman" w:hAnsi="Wingdings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9913873"/>
    <w:multiLevelType w:val="hybridMultilevel"/>
    <w:tmpl w:val="3FA87B4A"/>
    <w:lvl w:ilvl="0" w:tplc="DD105924">
      <w:start w:val="1"/>
      <w:numFmt w:val="bullet"/>
      <w:pStyle w:val="SidebarBullets"/>
      <w:lvlText w:val=""/>
      <w:lvlJc w:val="left"/>
      <w:pPr>
        <w:ind w:left="720" w:hanging="360"/>
      </w:pPr>
      <w:rPr>
        <w:rFonts w:ascii="Symbol" w:hAnsi="Symbol" w:hint="default"/>
        <w:color w:val="006A90" w:themeColor="accen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D67D23"/>
    <w:multiLevelType w:val="hybridMultilevel"/>
    <w:tmpl w:val="E20ED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C40F91"/>
    <w:multiLevelType w:val="hybridMultilevel"/>
    <w:tmpl w:val="CC648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AF413C"/>
    <w:multiLevelType w:val="hybridMultilevel"/>
    <w:tmpl w:val="974CD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8C4920"/>
    <w:multiLevelType w:val="hybridMultilevel"/>
    <w:tmpl w:val="06368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DC156C"/>
    <w:multiLevelType w:val="hybridMultilevel"/>
    <w:tmpl w:val="E580F2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4479887">
    <w:abstractNumId w:val="35"/>
  </w:num>
  <w:num w:numId="2" w16cid:durableId="161092319">
    <w:abstractNumId w:val="21"/>
    <w:lvlOverride w:ilvl="0">
      <w:startOverride w:val="1"/>
    </w:lvlOverride>
  </w:num>
  <w:num w:numId="3" w16cid:durableId="2076197890">
    <w:abstractNumId w:val="0"/>
    <w:lvlOverride w:ilvl="0">
      <w:startOverride w:val="1"/>
    </w:lvlOverride>
  </w:num>
  <w:num w:numId="4" w16cid:durableId="2133742737">
    <w:abstractNumId w:val="2"/>
  </w:num>
  <w:num w:numId="5" w16cid:durableId="1673335225">
    <w:abstractNumId w:val="15"/>
  </w:num>
  <w:num w:numId="6" w16cid:durableId="700713776">
    <w:abstractNumId w:val="21"/>
    <w:lvlOverride w:ilvl="0">
      <w:startOverride w:val="1"/>
    </w:lvlOverride>
  </w:num>
  <w:num w:numId="7" w16cid:durableId="233395160">
    <w:abstractNumId w:val="17"/>
  </w:num>
  <w:num w:numId="8" w16cid:durableId="1805854646">
    <w:abstractNumId w:val="26"/>
  </w:num>
  <w:num w:numId="9" w16cid:durableId="379668438">
    <w:abstractNumId w:val="32"/>
  </w:num>
  <w:num w:numId="10" w16cid:durableId="1422143222">
    <w:abstractNumId w:val="29"/>
  </w:num>
  <w:num w:numId="11" w16cid:durableId="1232034087">
    <w:abstractNumId w:val="39"/>
  </w:num>
  <w:num w:numId="12" w16cid:durableId="1744914172">
    <w:abstractNumId w:val="38"/>
  </w:num>
  <w:num w:numId="13" w16cid:durableId="1753234167">
    <w:abstractNumId w:val="33"/>
  </w:num>
  <w:num w:numId="14" w16cid:durableId="709766143">
    <w:abstractNumId w:val="5"/>
  </w:num>
  <w:num w:numId="15" w16cid:durableId="1652055123">
    <w:abstractNumId w:val="14"/>
  </w:num>
  <w:num w:numId="16" w16cid:durableId="123279579">
    <w:abstractNumId w:val="20"/>
  </w:num>
  <w:num w:numId="17" w16cid:durableId="573971836">
    <w:abstractNumId w:val="30"/>
  </w:num>
  <w:num w:numId="18" w16cid:durableId="571545640">
    <w:abstractNumId w:val="31"/>
  </w:num>
  <w:num w:numId="19" w16cid:durableId="377894298">
    <w:abstractNumId w:val="1"/>
  </w:num>
  <w:num w:numId="20" w16cid:durableId="1039403839">
    <w:abstractNumId w:val="7"/>
  </w:num>
  <w:num w:numId="21" w16cid:durableId="1649355608">
    <w:abstractNumId w:val="9"/>
  </w:num>
  <w:num w:numId="22" w16cid:durableId="104545074">
    <w:abstractNumId w:val="18"/>
  </w:num>
  <w:num w:numId="23" w16cid:durableId="354114396">
    <w:abstractNumId w:val="11"/>
  </w:num>
  <w:num w:numId="24" w16cid:durableId="2106269206">
    <w:abstractNumId w:val="37"/>
  </w:num>
  <w:num w:numId="25" w16cid:durableId="1367679634">
    <w:abstractNumId w:val="4"/>
  </w:num>
  <w:num w:numId="26" w16cid:durableId="609437423">
    <w:abstractNumId w:val="8"/>
  </w:num>
  <w:num w:numId="27" w16cid:durableId="1638795460">
    <w:abstractNumId w:val="3"/>
  </w:num>
  <w:num w:numId="28" w16cid:durableId="937563799">
    <w:abstractNumId w:val="28"/>
  </w:num>
  <w:num w:numId="29" w16cid:durableId="318117080">
    <w:abstractNumId w:val="24"/>
  </w:num>
  <w:num w:numId="30" w16cid:durableId="2118862561">
    <w:abstractNumId w:val="36"/>
  </w:num>
  <w:num w:numId="31" w16cid:durableId="610354972">
    <w:abstractNumId w:val="23"/>
  </w:num>
  <w:num w:numId="32" w16cid:durableId="248538237">
    <w:abstractNumId w:val="19"/>
  </w:num>
  <w:num w:numId="33" w16cid:durableId="1787040886">
    <w:abstractNumId w:val="10"/>
  </w:num>
  <w:num w:numId="34" w16cid:durableId="550658831">
    <w:abstractNumId w:val="6"/>
  </w:num>
  <w:num w:numId="35" w16cid:durableId="373584345">
    <w:abstractNumId w:val="12"/>
  </w:num>
  <w:num w:numId="36" w16cid:durableId="593562589">
    <w:abstractNumId w:val="22"/>
  </w:num>
  <w:num w:numId="37" w16cid:durableId="21248084">
    <w:abstractNumId w:val="16"/>
  </w:num>
  <w:num w:numId="38" w16cid:durableId="1673334503">
    <w:abstractNumId w:val="25"/>
  </w:num>
  <w:num w:numId="39" w16cid:durableId="1811434927">
    <w:abstractNumId w:val="34"/>
  </w:num>
  <w:num w:numId="40" w16cid:durableId="322969484">
    <w:abstractNumId w:val="40"/>
  </w:num>
  <w:num w:numId="41" w16cid:durableId="1395735966">
    <w:abstractNumId w:val="27"/>
  </w:num>
  <w:num w:numId="42" w16cid:durableId="628903628">
    <w:abstractNumId w:val="0"/>
  </w:num>
  <w:num w:numId="43" w16cid:durableId="1048992537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mirrorMargin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trackRevisions/>
  <w:doNotTrackFormatting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255"/>
    <w:rsid w:val="00004D45"/>
    <w:rsid w:val="000121B4"/>
    <w:rsid w:val="000163F6"/>
    <w:rsid w:val="00021201"/>
    <w:rsid w:val="000230B3"/>
    <w:rsid w:val="00030496"/>
    <w:rsid w:val="00034174"/>
    <w:rsid w:val="00035968"/>
    <w:rsid w:val="00037737"/>
    <w:rsid w:val="000404CB"/>
    <w:rsid w:val="000422A4"/>
    <w:rsid w:val="0004746B"/>
    <w:rsid w:val="00063EA5"/>
    <w:rsid w:val="00064BF8"/>
    <w:rsid w:val="000655BF"/>
    <w:rsid w:val="000668EF"/>
    <w:rsid w:val="00067C00"/>
    <w:rsid w:val="00086426"/>
    <w:rsid w:val="0009360B"/>
    <w:rsid w:val="000978A2"/>
    <w:rsid w:val="000A00C3"/>
    <w:rsid w:val="000B0820"/>
    <w:rsid w:val="000B2C63"/>
    <w:rsid w:val="000B4B46"/>
    <w:rsid w:val="000B4C9D"/>
    <w:rsid w:val="000C224E"/>
    <w:rsid w:val="000C34DD"/>
    <w:rsid w:val="000D1E74"/>
    <w:rsid w:val="000D4181"/>
    <w:rsid w:val="000E03C3"/>
    <w:rsid w:val="000E0A7F"/>
    <w:rsid w:val="000E0BB3"/>
    <w:rsid w:val="000E5C3B"/>
    <w:rsid w:val="000F0E4A"/>
    <w:rsid w:val="000F1055"/>
    <w:rsid w:val="000F2CFD"/>
    <w:rsid w:val="000F2FB3"/>
    <w:rsid w:val="000F4386"/>
    <w:rsid w:val="000F5A3B"/>
    <w:rsid w:val="000F6D4E"/>
    <w:rsid w:val="00105111"/>
    <w:rsid w:val="00105F6E"/>
    <w:rsid w:val="001159D3"/>
    <w:rsid w:val="00116545"/>
    <w:rsid w:val="00121340"/>
    <w:rsid w:val="00122C09"/>
    <w:rsid w:val="001259E2"/>
    <w:rsid w:val="00126E03"/>
    <w:rsid w:val="001271F5"/>
    <w:rsid w:val="001329B2"/>
    <w:rsid w:val="0013475D"/>
    <w:rsid w:val="00136A16"/>
    <w:rsid w:val="00140038"/>
    <w:rsid w:val="001416B1"/>
    <w:rsid w:val="0014531E"/>
    <w:rsid w:val="0014715F"/>
    <w:rsid w:val="001521B2"/>
    <w:rsid w:val="00153E4B"/>
    <w:rsid w:val="001558D0"/>
    <w:rsid w:val="0015689E"/>
    <w:rsid w:val="001658B1"/>
    <w:rsid w:val="00176797"/>
    <w:rsid w:val="001804DA"/>
    <w:rsid w:val="001844CD"/>
    <w:rsid w:val="001844E4"/>
    <w:rsid w:val="00184EF3"/>
    <w:rsid w:val="001851F6"/>
    <w:rsid w:val="00185F15"/>
    <w:rsid w:val="00190647"/>
    <w:rsid w:val="001920BA"/>
    <w:rsid w:val="001922A9"/>
    <w:rsid w:val="00192D87"/>
    <w:rsid w:val="0019314F"/>
    <w:rsid w:val="00197543"/>
    <w:rsid w:val="001A04CD"/>
    <w:rsid w:val="001A18E6"/>
    <w:rsid w:val="001A33FA"/>
    <w:rsid w:val="001A57D2"/>
    <w:rsid w:val="001A62B3"/>
    <w:rsid w:val="001B02E6"/>
    <w:rsid w:val="001B092A"/>
    <w:rsid w:val="001B1AD6"/>
    <w:rsid w:val="001B387B"/>
    <w:rsid w:val="001B5F01"/>
    <w:rsid w:val="001C1111"/>
    <w:rsid w:val="001D0255"/>
    <w:rsid w:val="001D27E3"/>
    <w:rsid w:val="001D679A"/>
    <w:rsid w:val="001E370E"/>
    <w:rsid w:val="001E52E6"/>
    <w:rsid w:val="001E5EC4"/>
    <w:rsid w:val="001F184E"/>
    <w:rsid w:val="002019F7"/>
    <w:rsid w:val="002031E9"/>
    <w:rsid w:val="002035E4"/>
    <w:rsid w:val="00204862"/>
    <w:rsid w:val="002113EA"/>
    <w:rsid w:val="002249D1"/>
    <w:rsid w:val="00226F80"/>
    <w:rsid w:val="002336CF"/>
    <w:rsid w:val="0023570E"/>
    <w:rsid w:val="002365B9"/>
    <w:rsid w:val="002435AC"/>
    <w:rsid w:val="002445D9"/>
    <w:rsid w:val="0024480C"/>
    <w:rsid w:val="00244AB9"/>
    <w:rsid w:val="0024659B"/>
    <w:rsid w:val="0024798A"/>
    <w:rsid w:val="00247FAD"/>
    <w:rsid w:val="00251FD0"/>
    <w:rsid w:val="0025437B"/>
    <w:rsid w:val="00256270"/>
    <w:rsid w:val="0025688E"/>
    <w:rsid w:val="002627CC"/>
    <w:rsid w:val="00264718"/>
    <w:rsid w:val="00270D97"/>
    <w:rsid w:val="002755CF"/>
    <w:rsid w:val="00275C5A"/>
    <w:rsid w:val="002765D2"/>
    <w:rsid w:val="002774E6"/>
    <w:rsid w:val="00280DCF"/>
    <w:rsid w:val="00281CE4"/>
    <w:rsid w:val="002842F6"/>
    <w:rsid w:val="00286DD3"/>
    <w:rsid w:val="00291118"/>
    <w:rsid w:val="002979A6"/>
    <w:rsid w:val="002A212D"/>
    <w:rsid w:val="002A30FE"/>
    <w:rsid w:val="002A4375"/>
    <w:rsid w:val="002B14E6"/>
    <w:rsid w:val="002B1557"/>
    <w:rsid w:val="002B644F"/>
    <w:rsid w:val="002C3450"/>
    <w:rsid w:val="002C5293"/>
    <w:rsid w:val="002C5FC7"/>
    <w:rsid w:val="002F3298"/>
    <w:rsid w:val="00300252"/>
    <w:rsid w:val="00301B5C"/>
    <w:rsid w:val="00302F53"/>
    <w:rsid w:val="00304827"/>
    <w:rsid w:val="00305CFF"/>
    <w:rsid w:val="00310DCE"/>
    <w:rsid w:val="00315553"/>
    <w:rsid w:val="00315DA6"/>
    <w:rsid w:val="00334E29"/>
    <w:rsid w:val="003407DB"/>
    <w:rsid w:val="00344F70"/>
    <w:rsid w:val="00345B64"/>
    <w:rsid w:val="003466D9"/>
    <w:rsid w:val="00346F49"/>
    <w:rsid w:val="00350D0C"/>
    <w:rsid w:val="00351396"/>
    <w:rsid w:val="00355BB7"/>
    <w:rsid w:val="003561DB"/>
    <w:rsid w:val="00364C1A"/>
    <w:rsid w:val="00367BBF"/>
    <w:rsid w:val="00382E73"/>
    <w:rsid w:val="00390868"/>
    <w:rsid w:val="0039099C"/>
    <w:rsid w:val="003A6B27"/>
    <w:rsid w:val="003A6B66"/>
    <w:rsid w:val="003A6DBD"/>
    <w:rsid w:val="003B04CD"/>
    <w:rsid w:val="003B09CC"/>
    <w:rsid w:val="003B0D96"/>
    <w:rsid w:val="003B4820"/>
    <w:rsid w:val="003B6BDF"/>
    <w:rsid w:val="003B6C4B"/>
    <w:rsid w:val="003B6FA9"/>
    <w:rsid w:val="003B75C2"/>
    <w:rsid w:val="003C2407"/>
    <w:rsid w:val="003C2551"/>
    <w:rsid w:val="003E109F"/>
    <w:rsid w:val="003E4096"/>
    <w:rsid w:val="003E7930"/>
    <w:rsid w:val="00416417"/>
    <w:rsid w:val="004169EA"/>
    <w:rsid w:val="004201C7"/>
    <w:rsid w:val="00420C4C"/>
    <w:rsid w:val="004227CF"/>
    <w:rsid w:val="004231DE"/>
    <w:rsid w:val="00426E8F"/>
    <w:rsid w:val="00427EE6"/>
    <w:rsid w:val="0043107C"/>
    <w:rsid w:val="004338D0"/>
    <w:rsid w:val="00434807"/>
    <w:rsid w:val="00435143"/>
    <w:rsid w:val="00446598"/>
    <w:rsid w:val="00447688"/>
    <w:rsid w:val="00456F8B"/>
    <w:rsid w:val="00457C3B"/>
    <w:rsid w:val="00460988"/>
    <w:rsid w:val="004633C9"/>
    <w:rsid w:val="00464A68"/>
    <w:rsid w:val="00471DCF"/>
    <w:rsid w:val="00480A7B"/>
    <w:rsid w:val="00481757"/>
    <w:rsid w:val="00487194"/>
    <w:rsid w:val="0049129A"/>
    <w:rsid w:val="00492B9D"/>
    <w:rsid w:val="00496A0A"/>
    <w:rsid w:val="004B698B"/>
    <w:rsid w:val="004C253D"/>
    <w:rsid w:val="004C2BB3"/>
    <w:rsid w:val="004C395F"/>
    <w:rsid w:val="004C4295"/>
    <w:rsid w:val="004C5640"/>
    <w:rsid w:val="004E26A1"/>
    <w:rsid w:val="004E581B"/>
    <w:rsid w:val="004E7637"/>
    <w:rsid w:val="004F2DBA"/>
    <w:rsid w:val="004F3D5D"/>
    <w:rsid w:val="004F4DCA"/>
    <w:rsid w:val="004F7AC5"/>
    <w:rsid w:val="00501BAC"/>
    <w:rsid w:val="0050642D"/>
    <w:rsid w:val="00507091"/>
    <w:rsid w:val="00517498"/>
    <w:rsid w:val="00520D94"/>
    <w:rsid w:val="00523E00"/>
    <w:rsid w:val="00524F5F"/>
    <w:rsid w:val="00527870"/>
    <w:rsid w:val="00527D74"/>
    <w:rsid w:val="00537666"/>
    <w:rsid w:val="00551EBF"/>
    <w:rsid w:val="00551EC5"/>
    <w:rsid w:val="00555D33"/>
    <w:rsid w:val="005564DC"/>
    <w:rsid w:val="00560C07"/>
    <w:rsid w:val="00565793"/>
    <w:rsid w:val="00567D75"/>
    <w:rsid w:val="0057002F"/>
    <w:rsid w:val="00571986"/>
    <w:rsid w:val="00577915"/>
    <w:rsid w:val="005824A9"/>
    <w:rsid w:val="00582686"/>
    <w:rsid w:val="00585272"/>
    <w:rsid w:val="005878EA"/>
    <w:rsid w:val="00591888"/>
    <w:rsid w:val="005928F7"/>
    <w:rsid w:val="00592B89"/>
    <w:rsid w:val="00594623"/>
    <w:rsid w:val="0059597B"/>
    <w:rsid w:val="00595E09"/>
    <w:rsid w:val="005A2537"/>
    <w:rsid w:val="005A2F47"/>
    <w:rsid w:val="005A5541"/>
    <w:rsid w:val="005A55BE"/>
    <w:rsid w:val="005B0922"/>
    <w:rsid w:val="005B1511"/>
    <w:rsid w:val="005B76FC"/>
    <w:rsid w:val="005C35FE"/>
    <w:rsid w:val="005C6064"/>
    <w:rsid w:val="005C6897"/>
    <w:rsid w:val="005D04AC"/>
    <w:rsid w:val="005E4CD5"/>
    <w:rsid w:val="005E6BF3"/>
    <w:rsid w:val="005E7382"/>
    <w:rsid w:val="005F0725"/>
    <w:rsid w:val="005F393C"/>
    <w:rsid w:val="006006EA"/>
    <w:rsid w:val="006020B0"/>
    <w:rsid w:val="0060475F"/>
    <w:rsid w:val="00607311"/>
    <w:rsid w:val="00607452"/>
    <w:rsid w:val="00611497"/>
    <w:rsid w:val="00620463"/>
    <w:rsid w:val="00620633"/>
    <w:rsid w:val="00622711"/>
    <w:rsid w:val="00631080"/>
    <w:rsid w:val="00631229"/>
    <w:rsid w:val="0063429C"/>
    <w:rsid w:val="00636A6A"/>
    <w:rsid w:val="006434C8"/>
    <w:rsid w:val="00651A4B"/>
    <w:rsid w:val="00656B91"/>
    <w:rsid w:val="00661C65"/>
    <w:rsid w:val="006625A6"/>
    <w:rsid w:val="00671781"/>
    <w:rsid w:val="00671A17"/>
    <w:rsid w:val="00671E0F"/>
    <w:rsid w:val="00672353"/>
    <w:rsid w:val="0067791B"/>
    <w:rsid w:val="00680466"/>
    <w:rsid w:val="00681908"/>
    <w:rsid w:val="006840A4"/>
    <w:rsid w:val="006842B8"/>
    <w:rsid w:val="00686A05"/>
    <w:rsid w:val="006904A1"/>
    <w:rsid w:val="00691C48"/>
    <w:rsid w:val="00695C81"/>
    <w:rsid w:val="006A4BE0"/>
    <w:rsid w:val="006A7088"/>
    <w:rsid w:val="006B32A5"/>
    <w:rsid w:val="006B3324"/>
    <w:rsid w:val="006B38D0"/>
    <w:rsid w:val="006B3CB7"/>
    <w:rsid w:val="006B66D6"/>
    <w:rsid w:val="006C7692"/>
    <w:rsid w:val="006D0F07"/>
    <w:rsid w:val="006D1AFB"/>
    <w:rsid w:val="006D3D20"/>
    <w:rsid w:val="006D641C"/>
    <w:rsid w:val="006F10C1"/>
    <w:rsid w:val="006F23FF"/>
    <w:rsid w:val="006F313A"/>
    <w:rsid w:val="00703FD9"/>
    <w:rsid w:val="00705503"/>
    <w:rsid w:val="00726BCC"/>
    <w:rsid w:val="00730A75"/>
    <w:rsid w:val="0073462A"/>
    <w:rsid w:val="00734656"/>
    <w:rsid w:val="0075481B"/>
    <w:rsid w:val="0075495C"/>
    <w:rsid w:val="00757681"/>
    <w:rsid w:val="00760067"/>
    <w:rsid w:val="007612B6"/>
    <w:rsid w:val="00766709"/>
    <w:rsid w:val="00771E9C"/>
    <w:rsid w:val="0077233D"/>
    <w:rsid w:val="00780949"/>
    <w:rsid w:val="00781364"/>
    <w:rsid w:val="007830BA"/>
    <w:rsid w:val="00783F8E"/>
    <w:rsid w:val="007855A5"/>
    <w:rsid w:val="00791614"/>
    <w:rsid w:val="007924EB"/>
    <w:rsid w:val="00792FBC"/>
    <w:rsid w:val="0079537D"/>
    <w:rsid w:val="007A0F08"/>
    <w:rsid w:val="007A3A64"/>
    <w:rsid w:val="007A53A6"/>
    <w:rsid w:val="007B7B1F"/>
    <w:rsid w:val="007C166C"/>
    <w:rsid w:val="007C38DB"/>
    <w:rsid w:val="007C3CD2"/>
    <w:rsid w:val="007D2043"/>
    <w:rsid w:val="007D3CA6"/>
    <w:rsid w:val="007D5DDE"/>
    <w:rsid w:val="007E04A4"/>
    <w:rsid w:val="007E3393"/>
    <w:rsid w:val="007F1B44"/>
    <w:rsid w:val="007F2D0D"/>
    <w:rsid w:val="007F4A91"/>
    <w:rsid w:val="007F4D92"/>
    <w:rsid w:val="007F78D6"/>
    <w:rsid w:val="00800CF6"/>
    <w:rsid w:val="00800D34"/>
    <w:rsid w:val="0080407D"/>
    <w:rsid w:val="00806128"/>
    <w:rsid w:val="00806C6E"/>
    <w:rsid w:val="00811DF5"/>
    <w:rsid w:val="00812867"/>
    <w:rsid w:val="00813CED"/>
    <w:rsid w:val="00814108"/>
    <w:rsid w:val="008149C0"/>
    <w:rsid w:val="00815BF7"/>
    <w:rsid w:val="00817F4F"/>
    <w:rsid w:val="008249AE"/>
    <w:rsid w:val="00826A52"/>
    <w:rsid w:val="0083096F"/>
    <w:rsid w:val="00834363"/>
    <w:rsid w:val="00834F4B"/>
    <w:rsid w:val="008351ED"/>
    <w:rsid w:val="00836373"/>
    <w:rsid w:val="00836CA0"/>
    <w:rsid w:val="00840AC5"/>
    <w:rsid w:val="008413A0"/>
    <w:rsid w:val="00842817"/>
    <w:rsid w:val="008444E0"/>
    <w:rsid w:val="008457BF"/>
    <w:rsid w:val="00846FB5"/>
    <w:rsid w:val="008527B6"/>
    <w:rsid w:val="00853DA4"/>
    <w:rsid w:val="008550E3"/>
    <w:rsid w:val="00876D59"/>
    <w:rsid w:val="008815FF"/>
    <w:rsid w:val="0088499E"/>
    <w:rsid w:val="0089147B"/>
    <w:rsid w:val="0089384B"/>
    <w:rsid w:val="008954B1"/>
    <w:rsid w:val="00897DD5"/>
    <w:rsid w:val="008A2824"/>
    <w:rsid w:val="008B4D55"/>
    <w:rsid w:val="008B5D53"/>
    <w:rsid w:val="008B78C1"/>
    <w:rsid w:val="008C5DA2"/>
    <w:rsid w:val="008D0ECA"/>
    <w:rsid w:val="008D7A29"/>
    <w:rsid w:val="008E3176"/>
    <w:rsid w:val="008E52DC"/>
    <w:rsid w:val="008E7ED6"/>
    <w:rsid w:val="008F3C7E"/>
    <w:rsid w:val="0091145B"/>
    <w:rsid w:val="00912D9B"/>
    <w:rsid w:val="00914700"/>
    <w:rsid w:val="0091524C"/>
    <w:rsid w:val="00915E28"/>
    <w:rsid w:val="009247E3"/>
    <w:rsid w:val="00932498"/>
    <w:rsid w:val="00935345"/>
    <w:rsid w:val="00956164"/>
    <w:rsid w:val="00963081"/>
    <w:rsid w:val="009665AA"/>
    <w:rsid w:val="00972F0E"/>
    <w:rsid w:val="00976071"/>
    <w:rsid w:val="00977259"/>
    <w:rsid w:val="00977366"/>
    <w:rsid w:val="00984C8A"/>
    <w:rsid w:val="00987CB6"/>
    <w:rsid w:val="0099385A"/>
    <w:rsid w:val="00994B89"/>
    <w:rsid w:val="009A63F5"/>
    <w:rsid w:val="009B54F0"/>
    <w:rsid w:val="009B5A52"/>
    <w:rsid w:val="009C2E4A"/>
    <w:rsid w:val="009C4E99"/>
    <w:rsid w:val="009C7343"/>
    <w:rsid w:val="009D0F1E"/>
    <w:rsid w:val="009D6ABA"/>
    <w:rsid w:val="009E04EA"/>
    <w:rsid w:val="009E24A4"/>
    <w:rsid w:val="009E2801"/>
    <w:rsid w:val="009E6179"/>
    <w:rsid w:val="009E76E0"/>
    <w:rsid w:val="009F230A"/>
    <w:rsid w:val="009F41F4"/>
    <w:rsid w:val="009F42E9"/>
    <w:rsid w:val="009F6BCE"/>
    <w:rsid w:val="00A1259E"/>
    <w:rsid w:val="00A12D75"/>
    <w:rsid w:val="00A16014"/>
    <w:rsid w:val="00A20A7F"/>
    <w:rsid w:val="00A2332C"/>
    <w:rsid w:val="00A25A37"/>
    <w:rsid w:val="00A300E9"/>
    <w:rsid w:val="00A32C93"/>
    <w:rsid w:val="00A37A41"/>
    <w:rsid w:val="00A4043F"/>
    <w:rsid w:val="00A41042"/>
    <w:rsid w:val="00A42F39"/>
    <w:rsid w:val="00A54FB0"/>
    <w:rsid w:val="00A651DA"/>
    <w:rsid w:val="00A65C5B"/>
    <w:rsid w:val="00A668AB"/>
    <w:rsid w:val="00A66CA3"/>
    <w:rsid w:val="00A82FB4"/>
    <w:rsid w:val="00A842AC"/>
    <w:rsid w:val="00A846E7"/>
    <w:rsid w:val="00A911A8"/>
    <w:rsid w:val="00A93950"/>
    <w:rsid w:val="00A93CC2"/>
    <w:rsid w:val="00AA08C3"/>
    <w:rsid w:val="00AA6B90"/>
    <w:rsid w:val="00AB2040"/>
    <w:rsid w:val="00AB496B"/>
    <w:rsid w:val="00AB5088"/>
    <w:rsid w:val="00AB7D2E"/>
    <w:rsid w:val="00AC0D91"/>
    <w:rsid w:val="00AC5880"/>
    <w:rsid w:val="00AC6FE4"/>
    <w:rsid w:val="00AD1128"/>
    <w:rsid w:val="00AE106F"/>
    <w:rsid w:val="00AE2B93"/>
    <w:rsid w:val="00AE4A9F"/>
    <w:rsid w:val="00AE578D"/>
    <w:rsid w:val="00AE75D1"/>
    <w:rsid w:val="00AF4A03"/>
    <w:rsid w:val="00AF5474"/>
    <w:rsid w:val="00B01284"/>
    <w:rsid w:val="00B02FE8"/>
    <w:rsid w:val="00B03E46"/>
    <w:rsid w:val="00B06300"/>
    <w:rsid w:val="00B06F55"/>
    <w:rsid w:val="00B1341A"/>
    <w:rsid w:val="00B13F81"/>
    <w:rsid w:val="00B1663B"/>
    <w:rsid w:val="00B30AF6"/>
    <w:rsid w:val="00B312CC"/>
    <w:rsid w:val="00B32ED0"/>
    <w:rsid w:val="00B332E6"/>
    <w:rsid w:val="00B35E45"/>
    <w:rsid w:val="00B40BA3"/>
    <w:rsid w:val="00B43D1D"/>
    <w:rsid w:val="00B46F2F"/>
    <w:rsid w:val="00B50EFA"/>
    <w:rsid w:val="00B54F63"/>
    <w:rsid w:val="00B63DC0"/>
    <w:rsid w:val="00B65922"/>
    <w:rsid w:val="00B66955"/>
    <w:rsid w:val="00B700D8"/>
    <w:rsid w:val="00B70A8F"/>
    <w:rsid w:val="00B7107E"/>
    <w:rsid w:val="00B744CB"/>
    <w:rsid w:val="00B75C54"/>
    <w:rsid w:val="00B7664D"/>
    <w:rsid w:val="00B80B14"/>
    <w:rsid w:val="00B861A9"/>
    <w:rsid w:val="00B93FA2"/>
    <w:rsid w:val="00BA56DC"/>
    <w:rsid w:val="00BB522E"/>
    <w:rsid w:val="00BB6F4D"/>
    <w:rsid w:val="00BC0306"/>
    <w:rsid w:val="00BD04F6"/>
    <w:rsid w:val="00BD0F2E"/>
    <w:rsid w:val="00BD1885"/>
    <w:rsid w:val="00BD7EB0"/>
    <w:rsid w:val="00BE0677"/>
    <w:rsid w:val="00BE6EB8"/>
    <w:rsid w:val="00BF52AD"/>
    <w:rsid w:val="00BF5AB0"/>
    <w:rsid w:val="00BF5E7F"/>
    <w:rsid w:val="00C010C2"/>
    <w:rsid w:val="00C04338"/>
    <w:rsid w:val="00C05953"/>
    <w:rsid w:val="00C07564"/>
    <w:rsid w:val="00C077F6"/>
    <w:rsid w:val="00C11CA9"/>
    <w:rsid w:val="00C1470B"/>
    <w:rsid w:val="00C16212"/>
    <w:rsid w:val="00C4099E"/>
    <w:rsid w:val="00C43930"/>
    <w:rsid w:val="00C44DE7"/>
    <w:rsid w:val="00C4622D"/>
    <w:rsid w:val="00C61597"/>
    <w:rsid w:val="00C6299A"/>
    <w:rsid w:val="00C650AB"/>
    <w:rsid w:val="00C854FF"/>
    <w:rsid w:val="00C866E3"/>
    <w:rsid w:val="00C9049D"/>
    <w:rsid w:val="00C909F7"/>
    <w:rsid w:val="00C92631"/>
    <w:rsid w:val="00CA293F"/>
    <w:rsid w:val="00CA2F39"/>
    <w:rsid w:val="00CA635F"/>
    <w:rsid w:val="00CB1B81"/>
    <w:rsid w:val="00CB3EF7"/>
    <w:rsid w:val="00CB6118"/>
    <w:rsid w:val="00CB68F3"/>
    <w:rsid w:val="00CC1C7E"/>
    <w:rsid w:val="00CC4E62"/>
    <w:rsid w:val="00CC52F5"/>
    <w:rsid w:val="00CD1848"/>
    <w:rsid w:val="00CD367B"/>
    <w:rsid w:val="00CE10B6"/>
    <w:rsid w:val="00CE260A"/>
    <w:rsid w:val="00CE3252"/>
    <w:rsid w:val="00CF37ED"/>
    <w:rsid w:val="00CF3CF8"/>
    <w:rsid w:val="00CF4135"/>
    <w:rsid w:val="00D00409"/>
    <w:rsid w:val="00D02CB1"/>
    <w:rsid w:val="00D057C5"/>
    <w:rsid w:val="00D07764"/>
    <w:rsid w:val="00D078F7"/>
    <w:rsid w:val="00D07E73"/>
    <w:rsid w:val="00D110C1"/>
    <w:rsid w:val="00D111A3"/>
    <w:rsid w:val="00D12FFA"/>
    <w:rsid w:val="00D1661F"/>
    <w:rsid w:val="00D17E88"/>
    <w:rsid w:val="00D20B0F"/>
    <w:rsid w:val="00D22583"/>
    <w:rsid w:val="00D22E8F"/>
    <w:rsid w:val="00D24EEC"/>
    <w:rsid w:val="00D25973"/>
    <w:rsid w:val="00D25BFB"/>
    <w:rsid w:val="00D31B8E"/>
    <w:rsid w:val="00D31C31"/>
    <w:rsid w:val="00D35955"/>
    <w:rsid w:val="00D3648D"/>
    <w:rsid w:val="00D36B51"/>
    <w:rsid w:val="00D46012"/>
    <w:rsid w:val="00D47C8C"/>
    <w:rsid w:val="00D60255"/>
    <w:rsid w:val="00D60AFF"/>
    <w:rsid w:val="00D6256D"/>
    <w:rsid w:val="00D650C3"/>
    <w:rsid w:val="00D72F91"/>
    <w:rsid w:val="00D779FD"/>
    <w:rsid w:val="00D803E4"/>
    <w:rsid w:val="00D8175D"/>
    <w:rsid w:val="00D8352E"/>
    <w:rsid w:val="00D87101"/>
    <w:rsid w:val="00D87170"/>
    <w:rsid w:val="00D930EA"/>
    <w:rsid w:val="00D971ED"/>
    <w:rsid w:val="00DA5C90"/>
    <w:rsid w:val="00DB19F4"/>
    <w:rsid w:val="00DB7E17"/>
    <w:rsid w:val="00DC105C"/>
    <w:rsid w:val="00DD0AC4"/>
    <w:rsid w:val="00DD2E59"/>
    <w:rsid w:val="00DE460F"/>
    <w:rsid w:val="00DE601D"/>
    <w:rsid w:val="00DF785F"/>
    <w:rsid w:val="00E0327B"/>
    <w:rsid w:val="00E04521"/>
    <w:rsid w:val="00E06023"/>
    <w:rsid w:val="00E068D8"/>
    <w:rsid w:val="00E13CE6"/>
    <w:rsid w:val="00E1544E"/>
    <w:rsid w:val="00E259EC"/>
    <w:rsid w:val="00E26616"/>
    <w:rsid w:val="00E27413"/>
    <w:rsid w:val="00E3054C"/>
    <w:rsid w:val="00E34CD6"/>
    <w:rsid w:val="00E35FC4"/>
    <w:rsid w:val="00E40827"/>
    <w:rsid w:val="00E435B2"/>
    <w:rsid w:val="00E465B1"/>
    <w:rsid w:val="00E50225"/>
    <w:rsid w:val="00E51F81"/>
    <w:rsid w:val="00E61A0A"/>
    <w:rsid w:val="00E66A8D"/>
    <w:rsid w:val="00E73056"/>
    <w:rsid w:val="00E760AA"/>
    <w:rsid w:val="00E80DF5"/>
    <w:rsid w:val="00E82C79"/>
    <w:rsid w:val="00E83EA5"/>
    <w:rsid w:val="00E905BE"/>
    <w:rsid w:val="00E93009"/>
    <w:rsid w:val="00E93198"/>
    <w:rsid w:val="00EA216B"/>
    <w:rsid w:val="00EA4C86"/>
    <w:rsid w:val="00EB64D0"/>
    <w:rsid w:val="00EB7EFD"/>
    <w:rsid w:val="00EC0DAA"/>
    <w:rsid w:val="00EC2CC3"/>
    <w:rsid w:val="00EC60F3"/>
    <w:rsid w:val="00ED11EA"/>
    <w:rsid w:val="00ED3FFD"/>
    <w:rsid w:val="00ED43D1"/>
    <w:rsid w:val="00EE319D"/>
    <w:rsid w:val="00EE3EFA"/>
    <w:rsid w:val="00EE5792"/>
    <w:rsid w:val="00EE61F8"/>
    <w:rsid w:val="00EF20DC"/>
    <w:rsid w:val="00EF2ACB"/>
    <w:rsid w:val="00EF3DFD"/>
    <w:rsid w:val="00F05884"/>
    <w:rsid w:val="00F072E1"/>
    <w:rsid w:val="00F140B8"/>
    <w:rsid w:val="00F20169"/>
    <w:rsid w:val="00F329D8"/>
    <w:rsid w:val="00F349C1"/>
    <w:rsid w:val="00F3510A"/>
    <w:rsid w:val="00F4313C"/>
    <w:rsid w:val="00F4421F"/>
    <w:rsid w:val="00F46EEC"/>
    <w:rsid w:val="00F526F2"/>
    <w:rsid w:val="00F605E3"/>
    <w:rsid w:val="00F61CB6"/>
    <w:rsid w:val="00F643B2"/>
    <w:rsid w:val="00F64585"/>
    <w:rsid w:val="00F66CD9"/>
    <w:rsid w:val="00F74208"/>
    <w:rsid w:val="00F75BA7"/>
    <w:rsid w:val="00F75ED5"/>
    <w:rsid w:val="00F915C4"/>
    <w:rsid w:val="00F93336"/>
    <w:rsid w:val="00F95806"/>
    <w:rsid w:val="00F97DB0"/>
    <w:rsid w:val="00FB1D02"/>
    <w:rsid w:val="00FB2B3E"/>
    <w:rsid w:val="00FC071F"/>
    <w:rsid w:val="00FC3FF8"/>
    <w:rsid w:val="00FD3C92"/>
    <w:rsid w:val="00FD621C"/>
    <w:rsid w:val="00FD71FE"/>
    <w:rsid w:val="00FF12EF"/>
    <w:rsid w:val="00FF5557"/>
    <w:rsid w:val="03C8DC11"/>
    <w:rsid w:val="0BAA7696"/>
    <w:rsid w:val="13A8C585"/>
    <w:rsid w:val="2BA01FFF"/>
    <w:rsid w:val="2C3BD83E"/>
    <w:rsid w:val="34C5F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59AD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iPriority="0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qFormat="1"/>
    <w:lsdException w:name="Intense Quote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semiHidden="1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8527B6"/>
    <w:pPr>
      <w:spacing w:after="240" w:line="240" w:lineRule="auto"/>
    </w:pPr>
    <w:rPr>
      <w:rFonts w:ascii="Calibri" w:eastAsia="Times New Roman" w:hAnsi="Calibri" w:cs="Times New Roman"/>
      <w:szCs w:val="20"/>
    </w:rPr>
  </w:style>
  <w:style w:type="paragraph" w:styleId="Heading1">
    <w:name w:val="heading 1"/>
    <w:basedOn w:val="Normal"/>
    <w:next w:val="BodyText"/>
    <w:link w:val="Heading1Char"/>
    <w:qFormat/>
    <w:rsid w:val="008527B6"/>
    <w:pPr>
      <w:keepNext/>
      <w:spacing w:before="240" w:after="360" w:line="560" w:lineRule="exact"/>
      <w:outlineLvl w:val="0"/>
    </w:pPr>
    <w:rPr>
      <w:rFonts w:ascii="Calibri Light" w:hAnsi="Calibri Light"/>
      <w:color w:val="003558" w:themeColor="text2"/>
      <w:spacing w:val="-30"/>
      <w:sz w:val="56"/>
      <w:szCs w:val="56"/>
    </w:rPr>
  </w:style>
  <w:style w:type="paragraph" w:styleId="Heading2">
    <w:name w:val="heading 2"/>
    <w:basedOn w:val="Normal"/>
    <w:next w:val="BodyText"/>
    <w:link w:val="Heading2Char"/>
    <w:qFormat/>
    <w:rsid w:val="007830BA"/>
    <w:pPr>
      <w:keepNext/>
      <w:keepLines/>
      <w:spacing w:before="360" w:after="80"/>
      <w:outlineLvl w:val="1"/>
    </w:pPr>
    <w:rPr>
      <w:rFonts w:ascii="Calibri Light" w:hAnsi="Calibri Light"/>
      <w:color w:val="006A90" w:themeColor="accent1"/>
      <w:spacing w:val="-20"/>
      <w:sz w:val="36"/>
      <w:szCs w:val="42"/>
    </w:rPr>
  </w:style>
  <w:style w:type="paragraph" w:styleId="Heading3">
    <w:name w:val="heading 3"/>
    <w:basedOn w:val="Normal"/>
    <w:next w:val="BodyText"/>
    <w:link w:val="Heading3Char"/>
    <w:qFormat/>
    <w:rsid w:val="007830BA"/>
    <w:pPr>
      <w:keepNext/>
      <w:keepLines/>
      <w:spacing w:before="160" w:after="80"/>
      <w:outlineLvl w:val="2"/>
    </w:pPr>
    <w:rPr>
      <w:rFonts w:ascii="Calibri Light" w:hAnsi="Calibri Light"/>
      <w:color w:val="424354" w:themeColor="accent3"/>
      <w:spacing w:val="-16"/>
      <w:sz w:val="28"/>
      <w:szCs w:val="32"/>
    </w:rPr>
  </w:style>
  <w:style w:type="paragraph" w:styleId="Heading4">
    <w:name w:val="heading 4"/>
    <w:basedOn w:val="Normal"/>
    <w:next w:val="BodyText"/>
    <w:link w:val="Heading4Char"/>
    <w:qFormat/>
    <w:rsid w:val="007830BA"/>
    <w:pPr>
      <w:keepNext/>
      <w:keepLines/>
      <w:spacing w:before="160" w:after="80"/>
      <w:outlineLvl w:val="3"/>
    </w:pPr>
    <w:rPr>
      <w:rFonts w:ascii="Calibri Light" w:hAnsi="Calibri Light"/>
      <w:spacing w:val="-8"/>
      <w:sz w:val="24"/>
    </w:rPr>
  </w:style>
  <w:style w:type="paragraph" w:styleId="Heading5">
    <w:name w:val="heading 5"/>
    <w:basedOn w:val="BodyText"/>
    <w:next w:val="BodyText"/>
    <w:link w:val="Heading5Char"/>
    <w:qFormat/>
    <w:rsid w:val="007830BA"/>
    <w:pPr>
      <w:keepNext/>
      <w:spacing w:after="80"/>
      <w:outlineLvl w:val="4"/>
    </w:pPr>
    <w:rPr>
      <w:rFonts w:asciiTheme="majorHAnsi" w:hAnsiTheme="majorHAnsi"/>
      <w:color w:val="006A90" w:themeColor="accent1"/>
      <w:spacing w:val="-8"/>
    </w:rPr>
  </w:style>
  <w:style w:type="paragraph" w:styleId="Heading6">
    <w:name w:val="heading 6"/>
    <w:basedOn w:val="Heading5"/>
    <w:next w:val="BodyText"/>
    <w:link w:val="Heading6Char"/>
    <w:qFormat/>
    <w:rsid w:val="007830BA"/>
    <w:pPr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semiHidden/>
    <w:qFormat/>
    <w:rsid w:val="008527B6"/>
    <w:pPr>
      <w:keepNext/>
      <w:keepLines/>
      <w:spacing w:before="80" w:line="280" w:lineRule="exact"/>
      <w:outlineLvl w:val="6"/>
    </w:pPr>
    <w:rPr>
      <w:rFonts w:asciiTheme="majorHAnsi" w:hAnsiTheme="majorHAnsi"/>
      <w:iCs/>
      <w:color w:val="424354" w:themeColor="accent3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527B6"/>
    <w:pPr>
      <w:keepNext/>
      <w:keepLines/>
      <w:spacing w:before="200"/>
      <w:outlineLvl w:val="7"/>
    </w:pPr>
    <w:rPr>
      <w:rFonts w:ascii="Cambria" w:hAnsi="Cambria"/>
      <w:color w:val="404040"/>
      <w:sz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527B6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527B6"/>
    <w:rPr>
      <w:rFonts w:ascii="Calibri Light" w:eastAsia="Times New Roman" w:hAnsi="Calibri Light" w:cs="Times New Roman"/>
      <w:color w:val="003558" w:themeColor="text2"/>
      <w:spacing w:val="-30"/>
      <w:sz w:val="56"/>
      <w:szCs w:val="56"/>
    </w:rPr>
  </w:style>
  <w:style w:type="character" w:customStyle="1" w:styleId="Heading2Char">
    <w:name w:val="Heading 2 Char"/>
    <w:basedOn w:val="DefaultParagraphFont"/>
    <w:link w:val="Heading2"/>
    <w:rsid w:val="007830BA"/>
    <w:rPr>
      <w:rFonts w:ascii="Calibri Light" w:eastAsia="Times New Roman" w:hAnsi="Calibri Light" w:cs="Times New Roman"/>
      <w:color w:val="006A90" w:themeColor="accent1"/>
      <w:spacing w:val="-20"/>
      <w:sz w:val="36"/>
      <w:szCs w:val="42"/>
    </w:rPr>
  </w:style>
  <w:style w:type="character" w:customStyle="1" w:styleId="Heading3Char">
    <w:name w:val="Heading 3 Char"/>
    <w:basedOn w:val="DefaultParagraphFont"/>
    <w:link w:val="Heading3"/>
    <w:rsid w:val="007830BA"/>
    <w:rPr>
      <w:rFonts w:ascii="Calibri Light" w:eastAsia="Times New Roman" w:hAnsi="Calibri Light" w:cs="Times New Roman"/>
      <w:color w:val="424354" w:themeColor="accent3"/>
      <w:spacing w:val="-16"/>
      <w:sz w:val="28"/>
      <w:szCs w:val="32"/>
    </w:rPr>
  </w:style>
  <w:style w:type="character" w:customStyle="1" w:styleId="Heading4Char">
    <w:name w:val="Heading 4 Char"/>
    <w:basedOn w:val="DefaultParagraphFont"/>
    <w:link w:val="Heading4"/>
    <w:rsid w:val="007830BA"/>
    <w:rPr>
      <w:rFonts w:ascii="Calibri Light" w:eastAsia="Times New Roman" w:hAnsi="Calibri Light" w:cs="Times New Roman"/>
      <w:spacing w:val="-8"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7830BA"/>
    <w:rPr>
      <w:rFonts w:asciiTheme="majorHAnsi" w:eastAsia="Times New Roman" w:hAnsiTheme="majorHAnsi" w:cs="Times New Roman"/>
      <w:color w:val="006A90" w:themeColor="accent1"/>
      <w:spacing w:val="-8"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7830BA"/>
    <w:rPr>
      <w:rFonts w:asciiTheme="majorHAnsi" w:eastAsia="Times New Roman" w:hAnsiTheme="majorHAnsi" w:cs="Times New Roman"/>
      <w:i/>
      <w:color w:val="006A90" w:themeColor="accent1"/>
      <w:spacing w:val="-8"/>
      <w:sz w:val="24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8527B6"/>
    <w:rPr>
      <w:rFonts w:asciiTheme="majorHAnsi" w:eastAsia="Times New Roman" w:hAnsiTheme="majorHAnsi" w:cs="Times New Roman"/>
      <w:iCs/>
      <w:color w:val="424354" w:themeColor="accent3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8527B6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8527B6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BodyText">
    <w:name w:val="Body Text"/>
    <w:basedOn w:val="Normal"/>
    <w:link w:val="BodyTextChar"/>
    <w:qFormat/>
    <w:rsid w:val="008527B6"/>
    <w:pPr>
      <w:spacing w:before="120"/>
    </w:pPr>
    <w:rPr>
      <w:sz w:val="24"/>
    </w:rPr>
  </w:style>
  <w:style w:type="character" w:customStyle="1" w:styleId="BodyTextChar">
    <w:name w:val="Body Text Char"/>
    <w:basedOn w:val="DefaultParagraphFont"/>
    <w:link w:val="BodyText"/>
    <w:rsid w:val="008527B6"/>
    <w:rPr>
      <w:rFonts w:ascii="Calibri" w:eastAsia="Times New Roman" w:hAnsi="Calibri" w:cs="Times New Roman"/>
      <w:sz w:val="24"/>
      <w:szCs w:val="20"/>
    </w:rPr>
  </w:style>
  <w:style w:type="paragraph" w:customStyle="1" w:styleId="Bullet">
    <w:name w:val="Bullet"/>
    <w:basedOn w:val="BodyText"/>
    <w:semiHidden/>
    <w:qFormat/>
    <w:rsid w:val="008527B6"/>
  </w:style>
  <w:style w:type="character" w:styleId="CommentReference">
    <w:name w:val="annotation reference"/>
    <w:basedOn w:val="DefaultParagraphFont"/>
    <w:uiPriority w:val="99"/>
    <w:semiHidden/>
    <w:rsid w:val="008527B6"/>
    <w:rPr>
      <w:rFonts w:ascii="Arial" w:hAnsi="Arial"/>
      <w:color w:val="FF0000"/>
      <w:position w:val="6"/>
      <w:sz w:val="20"/>
    </w:rPr>
  </w:style>
  <w:style w:type="paragraph" w:styleId="CommentText">
    <w:name w:val="annotation text"/>
    <w:basedOn w:val="Normal"/>
    <w:link w:val="CommentTextChar"/>
    <w:uiPriority w:val="99"/>
    <w:rsid w:val="008527B6"/>
    <w:pPr>
      <w:spacing w:before="120"/>
    </w:pPr>
    <w:rPr>
      <w:rFonts w:ascii="Arial" w:hAnsi="Ari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27B6"/>
    <w:rPr>
      <w:rFonts w:ascii="Arial" w:eastAsia="Times New Roman" w:hAnsi="Arial" w:cs="Times New Roman"/>
      <w:szCs w:val="20"/>
    </w:rPr>
  </w:style>
  <w:style w:type="paragraph" w:styleId="Caption">
    <w:name w:val="caption"/>
    <w:basedOn w:val="Figure--Caption"/>
    <w:next w:val="Normal"/>
    <w:qFormat/>
    <w:rsid w:val="008527B6"/>
  </w:style>
  <w:style w:type="paragraph" w:styleId="BlockText">
    <w:name w:val="Block Text"/>
    <w:basedOn w:val="Normal"/>
    <w:rsid w:val="008527B6"/>
    <w:pPr>
      <w:spacing w:after="120"/>
      <w:ind w:left="1440" w:right="1440"/>
    </w:pPr>
  </w:style>
  <w:style w:type="paragraph" w:styleId="Footer">
    <w:name w:val="footer"/>
    <w:basedOn w:val="Normal"/>
    <w:link w:val="FooterChar"/>
    <w:uiPriority w:val="99"/>
    <w:qFormat/>
    <w:rsid w:val="00D87101"/>
    <w:pPr>
      <w:pBdr>
        <w:top w:val="single" w:sz="4" w:space="3" w:color="003558" w:themeColor="text2"/>
      </w:pBdr>
      <w:tabs>
        <w:tab w:val="center" w:pos="4680"/>
        <w:tab w:val="right" w:pos="10080"/>
      </w:tabs>
      <w:spacing w:before="120" w:after="0"/>
      <w:jc w:val="right"/>
    </w:pPr>
    <w:rPr>
      <w:rFonts w:ascii="Calibri Light" w:hAnsi="Calibri Light"/>
      <w:caps/>
      <w:noProof/>
      <w:color w:val="003558" w:themeColor="text2"/>
      <w:spacing w:val="-10"/>
      <w:sz w:val="20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87101"/>
    <w:rPr>
      <w:rFonts w:ascii="Calibri Light" w:eastAsia="Times New Roman" w:hAnsi="Calibri Light" w:cs="Times New Roman"/>
      <w:caps/>
      <w:noProof/>
      <w:color w:val="003558" w:themeColor="text2"/>
      <w:spacing w:val="-10"/>
      <w:sz w:val="20"/>
    </w:rPr>
  </w:style>
  <w:style w:type="character" w:styleId="FootnoteReference">
    <w:name w:val="footnote reference"/>
    <w:basedOn w:val="DefaultParagraphFont"/>
    <w:qFormat/>
    <w:rsid w:val="008527B6"/>
    <w:rPr>
      <w:rFonts w:asciiTheme="minorHAnsi" w:hAnsiTheme="minorHAnsi"/>
      <w:noProof w:val="0"/>
      <w:spacing w:val="0"/>
      <w:position w:val="6"/>
      <w:sz w:val="16"/>
      <w:lang w:val="en-US"/>
    </w:rPr>
  </w:style>
  <w:style w:type="paragraph" w:styleId="FootnoteText">
    <w:name w:val="footnote text"/>
    <w:basedOn w:val="BodyText"/>
    <w:link w:val="FootnoteTextChar"/>
    <w:qFormat/>
    <w:rsid w:val="008527B6"/>
    <w:rPr>
      <w:rFonts w:asciiTheme="minorHAnsi" w:hAnsiTheme="minorHAnsi"/>
      <w:sz w:val="16"/>
    </w:rPr>
  </w:style>
  <w:style w:type="character" w:customStyle="1" w:styleId="FootnoteTextChar">
    <w:name w:val="Footnote Text Char"/>
    <w:basedOn w:val="DefaultParagraphFont"/>
    <w:link w:val="FootnoteText"/>
    <w:rsid w:val="008527B6"/>
    <w:rPr>
      <w:rFonts w:eastAsia="Times New Roman" w:cs="Times New Roman"/>
      <w:sz w:val="16"/>
      <w:szCs w:val="20"/>
    </w:rPr>
  </w:style>
  <w:style w:type="paragraph" w:styleId="Header">
    <w:name w:val="header"/>
    <w:basedOn w:val="Normal"/>
    <w:link w:val="HeaderChar"/>
    <w:uiPriority w:val="99"/>
    <w:qFormat/>
    <w:rsid w:val="008527B6"/>
    <w:pPr>
      <w:tabs>
        <w:tab w:val="right" w:pos="10080"/>
      </w:tabs>
      <w:contextualSpacing/>
    </w:pPr>
    <w:rPr>
      <w:rFonts w:ascii="Calibri Light" w:hAnsi="Calibri Light"/>
      <w:color w:val="003558" w:themeColor="text2"/>
      <w:spacing w:val="-10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8527B6"/>
    <w:rPr>
      <w:rFonts w:ascii="Calibri Light" w:eastAsia="Times New Roman" w:hAnsi="Calibri Light" w:cs="Times New Roman"/>
      <w:color w:val="003558" w:themeColor="text2"/>
      <w:spacing w:val="-10"/>
      <w:sz w:val="20"/>
      <w:szCs w:val="20"/>
    </w:rPr>
  </w:style>
  <w:style w:type="paragraph" w:customStyle="1" w:styleId="Number">
    <w:name w:val="Number"/>
    <w:basedOn w:val="BodyText"/>
    <w:uiPriority w:val="99"/>
    <w:semiHidden/>
    <w:qFormat/>
    <w:rsid w:val="008527B6"/>
    <w:pPr>
      <w:ind w:left="360" w:hanging="360"/>
    </w:pPr>
  </w:style>
  <w:style w:type="character" w:styleId="PageNumber">
    <w:name w:val="page number"/>
    <w:qFormat/>
    <w:rsid w:val="008527B6"/>
    <w:rPr>
      <w:rFonts w:ascii="Calibri" w:hAnsi="Calibri"/>
      <w:sz w:val="16"/>
      <w:szCs w:val="18"/>
    </w:rPr>
  </w:style>
  <w:style w:type="paragraph" w:customStyle="1" w:styleId="TableHead">
    <w:name w:val="Table Head"/>
    <w:basedOn w:val="Normal"/>
    <w:next w:val="Normal"/>
    <w:qFormat/>
    <w:rsid w:val="008527B6"/>
    <w:pPr>
      <w:keepNext/>
      <w:keepLines/>
      <w:spacing w:before="80" w:after="80"/>
      <w:jc w:val="center"/>
    </w:pPr>
    <w:rPr>
      <w:b/>
      <w:color w:val="FFFFFF" w:themeColor="background1"/>
    </w:rPr>
  </w:style>
  <w:style w:type="paragraph" w:customStyle="1" w:styleId="TableBody">
    <w:name w:val="Table Body"/>
    <w:basedOn w:val="TableHead"/>
    <w:qFormat/>
    <w:rsid w:val="00CF3CF8"/>
    <w:pPr>
      <w:keepNext w:val="0"/>
      <w:keepLines w:val="0"/>
      <w:spacing w:before="20"/>
      <w:jc w:val="left"/>
      <w:pPrChange w:id="0" w:author="Author">
        <w:pPr>
          <w:spacing w:before="80" w:after="80"/>
        </w:pPr>
      </w:pPrChange>
    </w:pPr>
    <w:rPr>
      <w:b w:val="0"/>
      <w:color w:val="000000" w:themeColor="text1"/>
      <w:rPrChange w:id="0" w:author="Author">
        <w:rPr>
          <w:rFonts w:ascii="Calibri" w:hAnsi="Calibri"/>
          <w:color w:val="000000" w:themeColor="text1"/>
          <w:sz w:val="22"/>
          <w:lang w:val="en-US" w:eastAsia="en-US" w:bidi="ar-SA"/>
        </w:rPr>
      </w:rPrChange>
    </w:rPr>
  </w:style>
  <w:style w:type="paragraph" w:customStyle="1" w:styleId="TableNotes">
    <w:name w:val="Table Notes"/>
    <w:basedOn w:val="Normal"/>
    <w:uiPriority w:val="99"/>
    <w:qFormat/>
    <w:rsid w:val="00037737"/>
    <w:pPr>
      <w:spacing w:before="80" w:after="80"/>
      <w:contextualSpacing/>
    </w:pPr>
    <w:rPr>
      <w:szCs w:val="18"/>
    </w:rPr>
  </w:style>
  <w:style w:type="paragraph" w:customStyle="1" w:styleId="Table--Caption">
    <w:name w:val="Table--Caption"/>
    <w:basedOn w:val="TableNumberandTitle"/>
    <w:next w:val="TableHead"/>
    <w:qFormat/>
    <w:rsid w:val="008527B6"/>
    <w:pPr>
      <w:spacing w:before="0"/>
    </w:pPr>
    <w:rPr>
      <w:b w:val="0"/>
      <w:i/>
      <w:szCs w:val="18"/>
    </w:rPr>
  </w:style>
  <w:style w:type="paragraph" w:styleId="BalloonText">
    <w:name w:val="Balloon Text"/>
    <w:basedOn w:val="Normal"/>
    <w:link w:val="BalloonTextChar"/>
    <w:semiHidden/>
    <w:unhideWhenUsed/>
    <w:rsid w:val="008527B6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527B6"/>
    <w:rPr>
      <w:rFonts w:ascii="Segoe UI" w:eastAsia="Times New Roman" w:hAnsi="Segoe UI" w:cs="Segoe UI"/>
      <w:sz w:val="18"/>
      <w:szCs w:val="18"/>
    </w:rPr>
  </w:style>
  <w:style w:type="paragraph" w:customStyle="1" w:styleId="Figure--Caption">
    <w:name w:val="Figure--Caption"/>
    <w:basedOn w:val="Normal"/>
    <w:qFormat/>
    <w:rsid w:val="00F329D8"/>
    <w:pPr>
      <w:keepNext/>
      <w:keepLines/>
      <w:spacing w:before="80" w:after="360"/>
    </w:pPr>
    <w:rPr>
      <w:rFonts w:ascii="Calibri Light" w:eastAsiaTheme="minorHAnsi" w:hAnsi="Calibri Light"/>
      <w:i/>
      <w:noProof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27B6"/>
    <w:pPr>
      <w:spacing w:before="0"/>
    </w:pPr>
    <w:rPr>
      <w:rFonts w:ascii="Calibri" w:hAnsi="Calibr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27B6"/>
    <w:rPr>
      <w:rFonts w:ascii="Calibri" w:eastAsia="Times New Roman" w:hAnsi="Calibri" w:cs="Times New Roman"/>
      <w:b/>
      <w:bCs/>
      <w:szCs w:val="20"/>
    </w:rPr>
  </w:style>
  <w:style w:type="paragraph" w:customStyle="1" w:styleId="FigureNumberandTitle">
    <w:name w:val="Figure Number and Title"/>
    <w:basedOn w:val="Normal"/>
    <w:next w:val="Figure--Caption"/>
    <w:qFormat/>
    <w:rsid w:val="007830BA"/>
    <w:pPr>
      <w:keepNext/>
      <w:keepLines/>
      <w:pBdr>
        <w:bottom w:val="single" w:sz="12" w:space="4" w:color="003558" w:themeColor="text2"/>
      </w:pBdr>
      <w:spacing w:before="360" w:after="0"/>
    </w:pPr>
    <w:rPr>
      <w:rFonts w:ascii="Calibri Light" w:eastAsiaTheme="minorHAnsi" w:hAnsi="Calibri Light"/>
      <w:b/>
      <w:color w:val="003558" w:themeColor="text2"/>
      <w:sz w:val="24"/>
    </w:rPr>
  </w:style>
  <w:style w:type="paragraph" w:customStyle="1" w:styleId="BulletLevel1">
    <w:name w:val="Bullet Level 1"/>
    <w:basedOn w:val="BodyText"/>
    <w:qFormat/>
    <w:rsid w:val="00D25973"/>
    <w:pPr>
      <w:numPr>
        <w:numId w:val="5"/>
      </w:numPr>
      <w:spacing w:before="0"/>
    </w:pPr>
  </w:style>
  <w:style w:type="paragraph" w:customStyle="1" w:styleId="BulletLevel3">
    <w:name w:val="Bullet Level 3"/>
    <w:basedOn w:val="BulletLevel1"/>
    <w:qFormat/>
    <w:rsid w:val="00D25973"/>
    <w:pPr>
      <w:numPr>
        <w:ilvl w:val="2"/>
      </w:numPr>
    </w:pPr>
    <w:rPr>
      <w:noProof/>
    </w:rPr>
  </w:style>
  <w:style w:type="paragraph" w:customStyle="1" w:styleId="BulletLevel2">
    <w:name w:val="Bullet Level 2"/>
    <w:basedOn w:val="Normal"/>
    <w:qFormat/>
    <w:rsid w:val="00D25973"/>
    <w:pPr>
      <w:numPr>
        <w:ilvl w:val="1"/>
        <w:numId w:val="5"/>
      </w:numPr>
    </w:pPr>
    <w:rPr>
      <w:sz w:val="24"/>
    </w:rPr>
  </w:style>
  <w:style w:type="paragraph" w:customStyle="1" w:styleId="TableNumberandTitle">
    <w:name w:val="Table Number and Title"/>
    <w:basedOn w:val="Normal"/>
    <w:next w:val="Table--Caption"/>
    <w:qFormat/>
    <w:rsid w:val="006C7692"/>
    <w:pPr>
      <w:keepNext/>
      <w:keepLines/>
      <w:spacing w:before="360" w:after="0"/>
    </w:pPr>
    <w:rPr>
      <w:rFonts w:ascii="Calibri Light" w:eastAsiaTheme="minorHAnsi" w:hAnsi="Calibri Light"/>
      <w:b/>
      <w:sz w:val="24"/>
    </w:rPr>
  </w:style>
  <w:style w:type="paragraph" w:customStyle="1" w:styleId="TableBullet">
    <w:name w:val="Table Bullet"/>
    <w:basedOn w:val="Normal"/>
    <w:qFormat/>
    <w:rsid w:val="008527B6"/>
    <w:pPr>
      <w:numPr>
        <w:numId w:val="3"/>
      </w:numPr>
      <w:suppressAutoHyphens/>
      <w:autoSpaceDE w:val="0"/>
      <w:autoSpaceDN w:val="0"/>
      <w:adjustRightInd w:val="0"/>
      <w:spacing w:before="80" w:after="80"/>
    </w:pPr>
    <w:rPr>
      <w:rFonts w:eastAsiaTheme="minorHAnsi" w:cs="Guardian Sans Regular"/>
      <w:szCs w:val="16"/>
    </w:rPr>
  </w:style>
  <w:style w:type="paragraph" w:customStyle="1" w:styleId="TableSubheadLevel2">
    <w:name w:val="Table Subhead Level 2"/>
    <w:basedOn w:val="TableHead"/>
    <w:qFormat/>
    <w:rsid w:val="008527B6"/>
    <w:pPr>
      <w:jc w:val="left"/>
    </w:pPr>
    <w:rPr>
      <w:i/>
    </w:rPr>
  </w:style>
  <w:style w:type="paragraph" w:customStyle="1" w:styleId="TableNotesHangingIndent">
    <w:name w:val="Table Notes – Hanging Indent"/>
    <w:basedOn w:val="TableNotes"/>
    <w:qFormat/>
    <w:rsid w:val="00C92631"/>
    <w:pPr>
      <w:ind w:left="81" w:hangingChars="81" w:hanging="81"/>
    </w:pPr>
  </w:style>
  <w:style w:type="character" w:styleId="Hyperlink">
    <w:name w:val="Hyperlink"/>
    <w:basedOn w:val="DefaultParagraphFont"/>
    <w:uiPriority w:val="99"/>
    <w:rsid w:val="008527B6"/>
    <w:rPr>
      <w:color w:val="0563C1" w:themeColor="hyperlink"/>
      <w:u w:val="single"/>
    </w:rPr>
  </w:style>
  <w:style w:type="paragraph" w:customStyle="1" w:styleId="PhotoCaptionText">
    <w:name w:val="Photo Caption Text"/>
    <w:basedOn w:val="Caption"/>
    <w:qFormat/>
    <w:rsid w:val="008527B6"/>
    <w:pPr>
      <w:pBdr>
        <w:top w:val="single" w:sz="12" w:space="4" w:color="720010" w:themeColor="accent5"/>
      </w:pBdr>
    </w:pPr>
    <w:rPr>
      <w:rFonts w:asciiTheme="minorHAnsi" w:hAnsiTheme="minorHAnsi"/>
      <w:noProof w:val="0"/>
      <w:sz w:val="22"/>
    </w:rPr>
  </w:style>
  <w:style w:type="table" w:styleId="TableGrid">
    <w:name w:val="Table Grid"/>
    <w:basedOn w:val="TableNormal"/>
    <w:uiPriority w:val="59"/>
    <w:rsid w:val="0085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pNumberandTitle">
    <w:name w:val="Map Number and Title"/>
    <w:basedOn w:val="FigureNumberandTitle"/>
    <w:uiPriority w:val="99"/>
    <w:qFormat/>
    <w:rsid w:val="005A2537"/>
    <w:pPr>
      <w:pBdr>
        <w:bottom w:val="none" w:sz="0" w:space="0" w:color="auto"/>
      </w:pBdr>
      <w:spacing w:before="0"/>
    </w:pPr>
    <w:rPr>
      <w:color w:val="FFFFFF" w:themeColor="background1"/>
      <w:sz w:val="8"/>
    </w:rPr>
  </w:style>
  <w:style w:type="paragraph" w:customStyle="1" w:styleId="AcronymsandAbbreviations">
    <w:name w:val="Acronyms and Abbreviations"/>
    <w:basedOn w:val="Normal"/>
    <w:next w:val="BodyText"/>
    <w:qFormat/>
    <w:rsid w:val="008527B6"/>
    <w:pPr>
      <w:keepNext/>
      <w:spacing w:before="840"/>
      <w:outlineLvl w:val="0"/>
    </w:pPr>
    <w:rPr>
      <w:rFonts w:ascii="Calibri Light" w:hAnsi="Calibri Light"/>
      <w:color w:val="003558" w:themeColor="text2"/>
      <w:spacing w:val="-20"/>
      <w:sz w:val="56"/>
      <w:szCs w:val="56"/>
    </w:rPr>
  </w:style>
  <w:style w:type="paragraph" w:customStyle="1" w:styleId="AcronymText">
    <w:name w:val="Acronym Text"/>
    <w:basedOn w:val="BodyText"/>
    <w:qFormat/>
    <w:rsid w:val="008527B6"/>
    <w:pPr>
      <w:spacing w:after="120"/>
      <w:ind w:left="1800" w:hanging="1800"/>
    </w:pPr>
    <w:rPr>
      <w:sz w:val="22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8527B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8527B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8527B6"/>
    <w:pPr>
      <w:spacing w:after="100"/>
      <w:ind w:left="440"/>
    </w:pPr>
  </w:style>
  <w:style w:type="paragraph" w:customStyle="1" w:styleId="Divider">
    <w:name w:val="Divider"/>
    <w:next w:val="BodyText"/>
    <w:qFormat/>
    <w:rsid w:val="008527B6"/>
    <w:pPr>
      <w:pBdr>
        <w:top w:val="single" w:sz="12" w:space="10" w:color="003558" w:themeColor="text2"/>
      </w:pBdr>
      <w:spacing w:before="6960" w:after="0" w:line="240" w:lineRule="auto"/>
      <w:jc w:val="right"/>
    </w:pPr>
    <w:rPr>
      <w:rFonts w:ascii="Calibri Light" w:eastAsia="Times New Roman" w:hAnsi="Calibri Light" w:cs="Times New Roman"/>
      <w:color w:val="003558" w:themeColor="text2"/>
      <w:sz w:val="60"/>
      <w:szCs w:val="60"/>
    </w:rPr>
  </w:style>
  <w:style w:type="paragraph" w:customStyle="1" w:styleId="Blankpage">
    <w:name w:val="Blank page"/>
    <w:basedOn w:val="Normal"/>
    <w:next w:val="Normal"/>
    <w:qFormat/>
    <w:rsid w:val="008527B6"/>
    <w:pPr>
      <w:spacing w:before="6000" w:after="0"/>
      <w:jc w:val="center"/>
    </w:pPr>
    <w:rPr>
      <w:rFonts w:ascii="Calibri Light" w:hAnsi="Calibri Light" w:cs="Arial"/>
      <w:i/>
      <w:sz w:val="24"/>
      <w:szCs w:val="24"/>
    </w:rPr>
  </w:style>
  <w:style w:type="paragraph" w:customStyle="1" w:styleId="DateSubjProj">
    <w:name w:val="Date/Subj/Proj"/>
    <w:basedOn w:val="BodyText"/>
    <w:rsid w:val="008527B6"/>
    <w:pPr>
      <w:spacing w:after="120"/>
      <w:ind w:left="1800" w:hanging="1800"/>
    </w:pPr>
  </w:style>
  <w:style w:type="paragraph" w:customStyle="1" w:styleId="FigurePlacement">
    <w:name w:val="Figure Placement"/>
    <w:basedOn w:val="BodyText"/>
    <w:uiPriority w:val="99"/>
    <w:qFormat/>
    <w:rsid w:val="008527B6"/>
    <w:pPr>
      <w:spacing w:after="600"/>
      <w:jc w:val="center"/>
    </w:pPr>
  </w:style>
  <w:style w:type="paragraph" w:customStyle="1" w:styleId="Preparedby">
    <w:name w:val="Prepared by"/>
    <w:basedOn w:val="BodyText"/>
    <w:link w:val="PreparedbyChar"/>
    <w:qFormat/>
    <w:rsid w:val="008527B6"/>
    <w:pPr>
      <w:spacing w:before="40" w:after="80"/>
    </w:pPr>
    <w:rPr>
      <w:rFonts w:ascii="Calibri Light" w:hAnsi="Calibri Light" w:cs="Shruti"/>
      <w:b/>
      <w:caps/>
      <w:sz w:val="16"/>
      <w:szCs w:val="16"/>
    </w:rPr>
  </w:style>
  <w:style w:type="character" w:customStyle="1" w:styleId="PreparedbyChar">
    <w:name w:val="Prepared by Char"/>
    <w:basedOn w:val="BodyTextChar"/>
    <w:link w:val="Preparedby"/>
    <w:rsid w:val="008527B6"/>
    <w:rPr>
      <w:rFonts w:ascii="Calibri Light" w:eastAsia="Times New Roman" w:hAnsi="Calibri Light" w:cs="Shruti"/>
      <w:b/>
      <w:caps/>
      <w:sz w:val="16"/>
      <w:szCs w:val="16"/>
    </w:rPr>
  </w:style>
  <w:style w:type="paragraph" w:customStyle="1" w:styleId="NumberedList">
    <w:name w:val="Numbered List"/>
    <w:basedOn w:val="BodyText"/>
    <w:uiPriority w:val="99"/>
    <w:qFormat/>
    <w:rsid w:val="008527B6"/>
    <w:pPr>
      <w:numPr>
        <w:numId w:val="2"/>
      </w:numPr>
    </w:pPr>
  </w:style>
  <w:style w:type="paragraph" w:customStyle="1" w:styleId="QuoteBody">
    <w:name w:val="Quote Body"/>
    <w:basedOn w:val="Caption"/>
    <w:rsid w:val="00E80DF5"/>
    <w:pPr>
      <w:pBdr>
        <w:top w:val="single" w:sz="12" w:space="6" w:color="FFFFFF" w:themeColor="background2"/>
        <w:left w:val="single" w:sz="12" w:space="6" w:color="FFFFFF" w:themeColor="background2"/>
        <w:bottom w:val="single" w:sz="12" w:space="6" w:color="FFFFFF" w:themeColor="background2"/>
        <w:right w:val="single" w:sz="12" w:space="6" w:color="FFFFFF" w:themeColor="background2"/>
      </w:pBdr>
      <w:suppressAutoHyphens/>
      <w:autoSpaceDE w:val="0"/>
      <w:autoSpaceDN w:val="0"/>
      <w:adjustRightInd w:val="0"/>
      <w:spacing w:before="360" w:line="300" w:lineRule="atLeast"/>
      <w:ind w:left="720" w:right="720"/>
      <w:textAlignment w:val="center"/>
    </w:pPr>
    <w:rPr>
      <w:rFonts w:ascii="Calibri" w:hAnsi="Calibri" w:cs="Guardian Sans Light"/>
      <w:b/>
      <w:i w:val="0"/>
      <w:color w:val="006A90" w:themeColor="accent1"/>
      <w:sz w:val="28"/>
    </w:rPr>
  </w:style>
  <w:style w:type="paragraph" w:customStyle="1" w:styleId="QuoteAttribution">
    <w:name w:val="Quote Attribution"/>
    <w:basedOn w:val="QuoteBody"/>
    <w:rsid w:val="00E80DF5"/>
    <w:pPr>
      <w:keepNext w:val="0"/>
      <w:jc w:val="right"/>
    </w:pPr>
    <w:rPr>
      <w:b w:val="0"/>
      <w:sz w:val="24"/>
    </w:rPr>
  </w:style>
  <w:style w:type="paragraph" w:customStyle="1" w:styleId="SidebarText">
    <w:name w:val="Sidebar Text"/>
    <w:basedOn w:val="Normal"/>
    <w:qFormat/>
    <w:rsid w:val="008527B6"/>
    <w:pPr>
      <w:pBdr>
        <w:left w:val="single" w:sz="12" w:space="6" w:color="006A90" w:themeColor="accent1"/>
        <w:right w:val="single" w:sz="12" w:space="6" w:color="006A90" w:themeColor="accent1"/>
      </w:pBdr>
      <w:suppressAutoHyphens/>
      <w:autoSpaceDE w:val="0"/>
      <w:autoSpaceDN w:val="0"/>
      <w:adjustRightInd w:val="0"/>
      <w:spacing w:before="120" w:after="120"/>
      <w:ind w:left="360" w:right="360"/>
      <w:textAlignment w:val="center"/>
    </w:pPr>
    <w:rPr>
      <w:rFonts w:asciiTheme="minorHAnsi" w:eastAsiaTheme="minorHAnsi" w:hAnsiTheme="minorHAnsi" w:cs="Guardian Sans Regular"/>
      <w:spacing w:val="-4"/>
      <w:szCs w:val="22"/>
    </w:rPr>
  </w:style>
  <w:style w:type="paragraph" w:customStyle="1" w:styleId="SidebarBullets">
    <w:name w:val="Sidebar Bullets"/>
    <w:basedOn w:val="Normal"/>
    <w:qFormat/>
    <w:rsid w:val="008527B6"/>
    <w:pPr>
      <w:numPr>
        <w:numId w:val="1"/>
      </w:numPr>
      <w:pBdr>
        <w:left w:val="single" w:sz="12" w:space="6" w:color="006A90" w:themeColor="accent1"/>
        <w:right w:val="single" w:sz="12" w:space="6" w:color="006A90" w:themeColor="accent1"/>
      </w:pBdr>
      <w:suppressAutoHyphens/>
      <w:autoSpaceDE w:val="0"/>
      <w:autoSpaceDN w:val="0"/>
      <w:adjustRightInd w:val="0"/>
      <w:spacing w:after="120"/>
      <w:ind w:right="360"/>
      <w:textAlignment w:val="center"/>
    </w:pPr>
    <w:rPr>
      <w:rFonts w:asciiTheme="minorHAnsi" w:eastAsiaTheme="minorHAnsi" w:hAnsiTheme="minorHAnsi" w:cs="Guardian Sans Regular"/>
      <w:spacing w:val="-4"/>
      <w:szCs w:val="18"/>
    </w:rPr>
  </w:style>
  <w:style w:type="paragraph" w:customStyle="1" w:styleId="SidebarHeading">
    <w:name w:val="Sidebar Heading"/>
    <w:basedOn w:val="Normal"/>
    <w:next w:val="SidebarText"/>
    <w:qFormat/>
    <w:rsid w:val="008527B6"/>
    <w:pPr>
      <w:keepNext/>
      <w:pBdr>
        <w:top w:val="single" w:sz="12" w:space="6" w:color="006A90" w:themeColor="accent1"/>
        <w:left w:val="single" w:sz="12" w:space="6" w:color="006A90" w:themeColor="accent1"/>
        <w:bottom w:val="single" w:sz="12" w:space="6" w:color="006A90" w:themeColor="accent1"/>
        <w:right w:val="single" w:sz="12" w:space="6" w:color="006A90" w:themeColor="accent1"/>
      </w:pBdr>
      <w:shd w:val="clear" w:color="auto" w:fill="006A90" w:themeFill="accent1"/>
      <w:suppressAutoHyphens/>
      <w:autoSpaceDE w:val="0"/>
      <w:autoSpaceDN w:val="0"/>
      <w:adjustRightInd w:val="0"/>
      <w:spacing w:before="600" w:after="120" w:line="300" w:lineRule="atLeast"/>
      <w:jc w:val="center"/>
      <w:textAlignment w:val="center"/>
    </w:pPr>
    <w:rPr>
      <w:rFonts w:ascii="Calibri Light" w:eastAsiaTheme="minorHAnsi" w:hAnsi="Calibri Light" w:cs="Guardian Sans Regular"/>
      <w:b/>
      <w:color w:val="FFFFFF" w:themeColor="background1"/>
      <w:spacing w:val="-4"/>
      <w:sz w:val="26"/>
      <w:szCs w:val="26"/>
    </w:rPr>
  </w:style>
  <w:style w:type="paragraph" w:customStyle="1" w:styleId="SidebarSubhead">
    <w:name w:val="Sidebar Subhead"/>
    <w:basedOn w:val="Normal"/>
    <w:next w:val="SidebarText"/>
    <w:qFormat/>
    <w:rsid w:val="008527B6"/>
    <w:pPr>
      <w:pBdr>
        <w:left w:val="single" w:sz="12" w:space="6" w:color="006A90" w:themeColor="accent1"/>
        <w:right w:val="single" w:sz="12" w:space="6" w:color="006A90" w:themeColor="accent1"/>
      </w:pBdr>
      <w:spacing w:before="120" w:after="120" w:line="259" w:lineRule="auto"/>
      <w:ind w:left="360" w:right="360"/>
    </w:pPr>
    <w:rPr>
      <w:rFonts w:asciiTheme="minorHAnsi" w:eastAsiaTheme="minorHAnsi" w:hAnsiTheme="minorHAnsi" w:cstheme="minorBidi"/>
      <w:b/>
      <w:color w:val="006A90" w:themeColor="accent1"/>
      <w:szCs w:val="22"/>
    </w:rPr>
  </w:style>
  <w:style w:type="paragraph" w:styleId="Revision">
    <w:name w:val="Revision"/>
    <w:hidden/>
    <w:uiPriority w:val="99"/>
    <w:semiHidden/>
    <w:rsid w:val="008527B6"/>
    <w:pPr>
      <w:spacing w:after="0" w:line="240" w:lineRule="auto"/>
    </w:pPr>
    <w:rPr>
      <w:rFonts w:ascii="Calibri" w:eastAsia="Times New Roman" w:hAnsi="Calibri" w:cs="Times New Roman"/>
      <w:szCs w:val="20"/>
    </w:rPr>
  </w:style>
  <w:style w:type="paragraph" w:customStyle="1" w:styleId="Header--Left">
    <w:name w:val="Header--Left"/>
    <w:basedOn w:val="Header"/>
    <w:semiHidden/>
    <w:qFormat/>
    <w:rsid w:val="008527B6"/>
    <w:pPr>
      <w:contextualSpacing w:val="0"/>
    </w:pPr>
  </w:style>
  <w:style w:type="paragraph" w:styleId="Date">
    <w:name w:val="Date"/>
    <w:basedOn w:val="Normal"/>
    <w:next w:val="Normal"/>
    <w:link w:val="DateChar"/>
    <w:semiHidden/>
    <w:unhideWhenUsed/>
    <w:qFormat/>
    <w:rsid w:val="008527B6"/>
  </w:style>
  <w:style w:type="character" w:customStyle="1" w:styleId="DateChar">
    <w:name w:val="Date Char"/>
    <w:basedOn w:val="DefaultParagraphFont"/>
    <w:link w:val="Date"/>
    <w:semiHidden/>
    <w:rsid w:val="008527B6"/>
    <w:rPr>
      <w:rFonts w:ascii="Calibri" w:eastAsia="Times New Roman" w:hAnsi="Calibri" w:cs="Times New Roman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527B6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527B6"/>
    <w:rPr>
      <w:rFonts w:ascii="Segoe UI" w:eastAsia="Times New Roman" w:hAnsi="Segoe UI" w:cs="Segoe UI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527B6"/>
    <w:pPr>
      <w:spacing w:after="0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27B6"/>
    <w:rPr>
      <w:rFonts w:ascii="Calibri" w:eastAsia="Times New Roman" w:hAnsi="Calibri" w:cs="Times New Roman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8527B6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527B6"/>
    <w:rPr>
      <w:rFonts w:ascii="Calibri" w:eastAsia="Times New Roman" w:hAnsi="Calibri" w:cs="Times New Roman"/>
      <w:i/>
      <w:iCs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27B6"/>
    <w:pPr>
      <w:spacing w:after="0"/>
    </w:pPr>
    <w:rPr>
      <w:rFonts w:ascii="Consolas" w:hAnsi="Consolas" w:cs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27B6"/>
    <w:rPr>
      <w:rFonts w:ascii="Consolas" w:eastAsia="Times New Roman" w:hAnsi="Consolas" w:cs="Consolas"/>
      <w:sz w:val="20"/>
      <w:szCs w:val="20"/>
    </w:rPr>
  </w:style>
  <w:style w:type="table" w:customStyle="1" w:styleId="CVFPPTableStyle1">
    <w:name w:val="CVFPP Table Style 1"/>
    <w:basedOn w:val="TableNormal"/>
    <w:uiPriority w:val="99"/>
    <w:rsid w:val="00D87101"/>
    <w:pPr>
      <w:spacing w:after="0" w:line="240" w:lineRule="auto"/>
    </w:pPr>
    <w:rPr>
      <w:rFonts w:eastAsia="Times New Roman" w:cs="Times New Roman"/>
      <w:szCs w:val="20"/>
    </w:rPr>
    <w:tblPr>
      <w:tblBorders>
        <w:top w:val="single" w:sz="4" w:space="0" w:color="006A90" w:themeColor="accent1"/>
        <w:left w:val="single" w:sz="4" w:space="0" w:color="006A90" w:themeColor="accent1"/>
        <w:bottom w:val="single" w:sz="4" w:space="0" w:color="006A90" w:themeColor="accent1"/>
        <w:right w:val="single" w:sz="4" w:space="0" w:color="006A90" w:themeColor="accent1"/>
        <w:insideH w:val="single" w:sz="4" w:space="0" w:color="006A90" w:themeColor="accent1"/>
        <w:insideV w:val="single" w:sz="4" w:space="0" w:color="006A90" w:themeColor="accent1"/>
      </w:tblBorders>
    </w:tblPr>
    <w:tblStylePr w:type="firstRow">
      <w:pPr>
        <w:jc w:val="left"/>
      </w:pPr>
      <w:rPr>
        <w:color w:val="FFFFFF" w:themeColor="background1"/>
      </w:rPr>
      <w:tblPr/>
      <w:tcPr>
        <w:tcBorders>
          <w:top w:val="single" w:sz="4" w:space="0" w:color="006A90" w:themeColor="accent1"/>
          <w:left w:val="single" w:sz="4" w:space="0" w:color="006A90" w:themeColor="accent1"/>
          <w:bottom w:val="single" w:sz="4" w:space="0" w:color="006A90" w:themeColor="accent1"/>
          <w:right w:val="single" w:sz="4" w:space="0" w:color="006A90" w:themeColor="accent1"/>
          <w:insideH w:val="single" w:sz="4" w:space="0" w:color="006A90" w:themeColor="accent1"/>
          <w:insideV w:val="single" w:sz="4" w:space="0" w:color="006A90" w:themeColor="accent1"/>
        </w:tcBorders>
        <w:shd w:val="clear" w:color="auto" w:fill="003558" w:themeFill="text2"/>
      </w:tcPr>
    </w:tblStylePr>
  </w:style>
  <w:style w:type="paragraph" w:customStyle="1" w:styleId="Reference">
    <w:name w:val="Reference"/>
    <w:basedOn w:val="BodyText"/>
    <w:rsid w:val="008527B6"/>
    <w:pPr>
      <w:ind w:left="720" w:hanging="720"/>
    </w:pPr>
    <w:rPr>
      <w:lang w:eastAsia="zh-TW"/>
    </w:rPr>
  </w:style>
  <w:style w:type="paragraph" w:customStyle="1" w:styleId="SidebarText-LastParagraph">
    <w:name w:val="Sidebar Text - Last Paragraph"/>
    <w:basedOn w:val="Normal"/>
    <w:next w:val="BodyText"/>
    <w:qFormat/>
    <w:rsid w:val="008527B6"/>
    <w:pPr>
      <w:pBdr>
        <w:left w:val="single" w:sz="12" w:space="6" w:color="006A90" w:themeColor="accent1"/>
        <w:bottom w:val="single" w:sz="12" w:space="10" w:color="006A90" w:themeColor="accent1"/>
        <w:right w:val="single" w:sz="12" w:space="6" w:color="006A90" w:themeColor="accent1"/>
      </w:pBdr>
      <w:suppressAutoHyphens/>
      <w:autoSpaceDE w:val="0"/>
      <w:autoSpaceDN w:val="0"/>
      <w:adjustRightInd w:val="0"/>
      <w:spacing w:before="120" w:after="600"/>
      <w:ind w:left="360" w:right="360"/>
      <w:textAlignment w:val="center"/>
    </w:pPr>
    <w:rPr>
      <w:rFonts w:asciiTheme="minorHAnsi" w:eastAsiaTheme="minorHAnsi" w:hAnsiTheme="minorHAnsi" w:cs="Guardian Sans Regular"/>
      <w:spacing w:val="-4"/>
      <w:szCs w:val="22"/>
    </w:rPr>
  </w:style>
  <w:style w:type="paragraph" w:customStyle="1" w:styleId="StakeholderTableTitle">
    <w:name w:val="Stakeholder Table Title"/>
    <w:basedOn w:val="Heading4"/>
    <w:qFormat/>
    <w:rsid w:val="008527B6"/>
    <w:pPr>
      <w:spacing w:before="0" w:after="240" w:line="280" w:lineRule="exact"/>
    </w:pPr>
    <w:rPr>
      <w:sz w:val="28"/>
    </w:rPr>
  </w:style>
  <w:style w:type="paragraph" w:customStyle="1" w:styleId="AuthorInstruction">
    <w:name w:val="Author Instruction"/>
    <w:basedOn w:val="BodyText"/>
    <w:qFormat/>
    <w:rsid w:val="008527B6"/>
    <w:rPr>
      <w:color w:val="C00000"/>
    </w:rPr>
  </w:style>
  <w:style w:type="paragraph" w:customStyle="1" w:styleId="HeaderPage1">
    <w:name w:val="Header Page 1"/>
    <w:basedOn w:val="Header"/>
    <w:qFormat/>
    <w:rsid w:val="008527B6"/>
    <w:pPr>
      <w:spacing w:after="960"/>
    </w:pPr>
    <w:rPr>
      <w:spacing w:val="100"/>
      <w:sz w:val="48"/>
    </w:rPr>
  </w:style>
  <w:style w:type="paragraph" w:customStyle="1" w:styleId="BulletLevel1-SingleSpaceSS">
    <w:name w:val="Bullet Level 1 - Single Space (SS)"/>
    <w:basedOn w:val="BulletLevel1"/>
    <w:qFormat/>
    <w:rsid w:val="00D25973"/>
    <w:pPr>
      <w:contextualSpacing/>
    </w:pPr>
  </w:style>
  <w:style w:type="paragraph" w:customStyle="1" w:styleId="BulletLevel2SS">
    <w:name w:val="Bullet Level 2 SS"/>
    <w:basedOn w:val="BulletLevel2"/>
    <w:qFormat/>
    <w:rsid w:val="00D25973"/>
    <w:pPr>
      <w:numPr>
        <w:ilvl w:val="0"/>
        <w:numId w:val="4"/>
      </w:numPr>
      <w:contextualSpacing/>
    </w:pPr>
  </w:style>
  <w:style w:type="paragraph" w:customStyle="1" w:styleId="BulletLevel3SS">
    <w:name w:val="Bullet Level 3 SS"/>
    <w:basedOn w:val="BulletLevel3"/>
    <w:qFormat/>
    <w:rsid w:val="00D25973"/>
    <w:pPr>
      <w:contextualSpacing/>
    </w:pPr>
  </w:style>
  <w:style w:type="paragraph" w:customStyle="1" w:styleId="TableSource">
    <w:name w:val="Table Source"/>
    <w:basedOn w:val="TableNotes"/>
    <w:rsid w:val="00037737"/>
    <w:rPr>
      <w:rFonts w:asciiTheme="minorHAnsi" w:eastAsiaTheme="minorEastAsia" w:hAnsiTheme="minorHAnsi" w:cstheme="minorBidi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70A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0038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13475D"/>
  </w:style>
  <w:style w:type="character" w:customStyle="1" w:styleId="eop">
    <w:name w:val="eop"/>
    <w:basedOn w:val="DefaultParagraphFont"/>
    <w:rsid w:val="0013475D"/>
  </w:style>
  <w:style w:type="paragraph" w:customStyle="1" w:styleId="paragraph">
    <w:name w:val="paragraph"/>
    <w:basedOn w:val="Normal"/>
    <w:rsid w:val="0013475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3475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2"/>
    </w:rPr>
  </w:style>
  <w:style w:type="character" w:customStyle="1" w:styleId="cf01">
    <w:name w:val="cf01"/>
    <w:basedOn w:val="DefaultParagraphFont"/>
    <w:rsid w:val="00E905BE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E905B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905B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cf11">
    <w:name w:val="cf11"/>
    <w:basedOn w:val="DefaultParagraphFont"/>
    <w:rsid w:val="00E905BE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3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CVFPP-2017-Plan-Update">
  <a:themeElements>
    <a:clrScheme name="CVFPP 2022 - Final">
      <a:dk1>
        <a:sysClr val="windowText" lastClr="000000"/>
      </a:dk1>
      <a:lt1>
        <a:sysClr val="window" lastClr="FFFFFF"/>
      </a:lt1>
      <a:dk2>
        <a:srgbClr val="003558"/>
      </a:dk2>
      <a:lt2>
        <a:srgbClr val="FFFFFF"/>
      </a:lt2>
      <a:accent1>
        <a:srgbClr val="006A90"/>
      </a:accent1>
      <a:accent2>
        <a:srgbClr val="707B56"/>
      </a:accent2>
      <a:accent3>
        <a:srgbClr val="424354"/>
      </a:accent3>
      <a:accent4>
        <a:srgbClr val="C9A120"/>
      </a:accent4>
      <a:accent5>
        <a:srgbClr val="720010"/>
      </a:accent5>
      <a:accent6>
        <a:srgbClr val="003558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none" lIns="91440" tIns="45720" rIns="91440" bIns="45720" numCol="1" spcCol="0" rtlCol="0" fromWordArt="0" anchor="t" anchorCtr="0" forceAA="0" compatLnSpc="1">
        <a:prstTxWarp prst="textNoShape">
          <a:avLst/>
        </a:prstTxWarp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512733-490D-480F-A7F3-5912DF838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4486</Words>
  <Characters>25576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2026-04-24T16:37:00Z</dcterms:created>
  <dcterms:modified xsi:type="dcterms:W3CDTF">2026-04-24T16:37:00Z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52bb78-b785-4d5a-8181-ae732e0da257_Enabled">
    <vt:lpwstr>true</vt:lpwstr>
  </property>
  <property fmtid="{D5CDD505-2E9C-101B-9397-08002B2CF9AE}" pid="3" name="MSIP_Label_4c52bb78-b785-4d5a-8181-ae732e0da257_SetDate">
    <vt:lpwstr>2026-04-24T16:36:20Z</vt:lpwstr>
  </property>
  <property fmtid="{D5CDD505-2E9C-101B-9397-08002B2CF9AE}" pid="4" name="MSIP_Label_4c52bb78-b785-4d5a-8181-ae732e0da257_Method">
    <vt:lpwstr>Privileged</vt:lpwstr>
  </property>
  <property fmtid="{D5CDD505-2E9C-101B-9397-08002B2CF9AE}" pid="5" name="MSIP_Label_4c52bb78-b785-4d5a-8181-ae732e0da257_Name">
    <vt:lpwstr>4c52bb78-b785-4d5a-8181-ae732e0da257</vt:lpwstr>
  </property>
  <property fmtid="{D5CDD505-2E9C-101B-9397-08002B2CF9AE}" pid="6" name="MSIP_Label_4c52bb78-b785-4d5a-8181-ae732e0da257_SiteId">
    <vt:lpwstr>37247798-f42c-42fd-8a37-d49c7128d36b</vt:lpwstr>
  </property>
  <property fmtid="{D5CDD505-2E9C-101B-9397-08002B2CF9AE}" pid="7" name="MSIP_Label_4c52bb78-b785-4d5a-8181-ae732e0da257_ActionId">
    <vt:lpwstr>6b8ebd71-b8d3-4cee-9c95-1f0fd4d5f8d5</vt:lpwstr>
  </property>
  <property fmtid="{D5CDD505-2E9C-101B-9397-08002B2CF9AE}" pid="8" name="MSIP_Label_4c52bb78-b785-4d5a-8181-ae732e0da257_ContentBits">
    <vt:lpwstr>0</vt:lpwstr>
  </property>
  <property fmtid="{D5CDD505-2E9C-101B-9397-08002B2CF9AE}" pid="9" name="MSIP_Label_4c52bb78-b785-4d5a-8181-ae732e0da257_Tag">
    <vt:lpwstr>10, 0, 1, 1</vt:lpwstr>
  </property>
</Properties>
</file>