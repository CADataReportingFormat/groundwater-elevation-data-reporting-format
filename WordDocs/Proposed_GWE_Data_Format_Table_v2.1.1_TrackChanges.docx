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1D8" w14:textId="2B169539" w:rsidR="00D92DDC" w:rsidRPr="00EC5062" w:rsidRDefault="00EC5062" w:rsidP="00EC5062">
      <w:pPr>
        <w:pStyle w:val="TableNumberandTitle"/>
      </w:pPr>
      <w:commentRangeStart w:id="0"/>
      <w:commentRangeStart w:id="1"/>
      <w:r w:rsidRPr="00EC5062">
        <w:t>Table 3C</w:t>
      </w:r>
      <w:r w:rsidR="00D92DDC" w:rsidRPr="00EC5062">
        <w:noBreakHyphen/>
      </w:r>
      <w:fldSimple w:instr=" SEQ Table \* ARABIC \s 1 ">
        <w:r w:rsidR="00D92DDC" w:rsidRPr="00EC5062">
          <w:t>1</w:t>
        </w:r>
      </w:fldSimple>
      <w:r w:rsidR="00D92DDC" w:rsidRPr="00EC5062">
        <w:t xml:space="preserve">. </w:t>
      </w:r>
      <w:r w:rsidR="00FC6717" w:rsidRPr="00EC5062">
        <w:t>Proposed Data Format Reporting Format for Reporting of Groundwater Elevation</w:t>
      </w:r>
      <w:commentRangeEnd w:id="0"/>
      <w:r w:rsidR="00D05E9B" w:rsidRPr="00EC5062">
        <w:rPr>
          <w:rStyle w:val="CommentReference"/>
          <w:rFonts w:ascii="Calibri Light" w:hAnsi="Calibri Light"/>
          <w:color w:val="auto"/>
          <w:position w:val="0"/>
          <w:sz w:val="24"/>
        </w:rPr>
        <w:commentReference w:id="0"/>
      </w:r>
      <w:commentRangeEnd w:id="1"/>
      <w:r w:rsidR="009B4CD5" w:rsidRPr="00EC5062">
        <w:rPr>
          <w:rStyle w:val="CommentReference"/>
          <w:rFonts w:ascii="Calibri Light" w:hAnsi="Calibri Light"/>
          <w:color w:val="auto"/>
          <w:position w:val="0"/>
          <w:sz w:val="24"/>
        </w:rPr>
        <w:commentReference w:id="1"/>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Look w:val="04A0" w:firstRow="1" w:lastRow="0" w:firstColumn="1" w:lastColumn="0" w:noHBand="0" w:noVBand="1"/>
      </w:tblPr>
      <w:tblGrid>
        <w:gridCol w:w="2605"/>
        <w:gridCol w:w="4194"/>
        <w:gridCol w:w="1836"/>
        <w:gridCol w:w="2520"/>
        <w:gridCol w:w="2070"/>
        <w:gridCol w:w="2070"/>
        <w:gridCol w:w="1890"/>
        <w:gridCol w:w="4410"/>
      </w:tblGrid>
      <w:tr w:rsidR="00E62D72" w:rsidRPr="003F7E82" w14:paraId="63B9EC0E" w14:textId="77777777" w:rsidTr="00A141D8">
        <w:trPr>
          <w:cantSplit/>
          <w:trHeight w:val="20"/>
          <w:tblHeader/>
        </w:trPr>
        <w:tc>
          <w:tcPr>
            <w:tcW w:w="2605" w:type="dxa"/>
            <w:shd w:val="clear" w:color="auto" w:fill="003558"/>
            <w:vAlign w:val="center"/>
            <w:hideMark/>
          </w:tcPr>
          <w:p w14:paraId="267EFEE0" w14:textId="77777777" w:rsidR="00472911" w:rsidRPr="003F7E82" w:rsidRDefault="00472911" w:rsidP="00E62D72">
            <w:pPr>
              <w:pStyle w:val="TableHead"/>
              <w:spacing w:before="60" w:after="60"/>
            </w:pPr>
            <w:bookmarkStart w:id="2" w:name="_Hlk182822398"/>
            <w:r w:rsidRPr="003F7E82">
              <w:t>Attribute</w:t>
            </w:r>
          </w:p>
        </w:tc>
        <w:tc>
          <w:tcPr>
            <w:tcW w:w="4194" w:type="dxa"/>
            <w:shd w:val="clear" w:color="auto" w:fill="003558"/>
            <w:vAlign w:val="center"/>
            <w:hideMark/>
          </w:tcPr>
          <w:p w14:paraId="7104B0FD" w14:textId="77777777" w:rsidR="00472911" w:rsidRPr="003F7E82" w:rsidRDefault="00472911" w:rsidP="00E62D72">
            <w:pPr>
              <w:pStyle w:val="TableHead"/>
              <w:spacing w:before="60" w:after="60"/>
            </w:pPr>
            <w:r w:rsidRPr="003F7E82">
              <w:t>Definition</w:t>
            </w:r>
          </w:p>
        </w:tc>
        <w:tc>
          <w:tcPr>
            <w:tcW w:w="1836" w:type="dxa"/>
            <w:shd w:val="clear" w:color="auto" w:fill="003558"/>
          </w:tcPr>
          <w:p w14:paraId="5C06BD0A" w14:textId="77777777" w:rsidR="00472911" w:rsidRPr="003F7E82" w:rsidRDefault="00472911" w:rsidP="00E62D72">
            <w:pPr>
              <w:pStyle w:val="TableHead"/>
              <w:spacing w:before="60" w:after="60"/>
            </w:pPr>
            <w:r>
              <w:t>Programs that Require Reporting</w:t>
            </w:r>
          </w:p>
        </w:tc>
        <w:tc>
          <w:tcPr>
            <w:tcW w:w="2520" w:type="dxa"/>
            <w:shd w:val="clear" w:color="auto" w:fill="003558"/>
            <w:vAlign w:val="center"/>
            <w:hideMark/>
          </w:tcPr>
          <w:p w14:paraId="098F0E77" w14:textId="1C676DA5" w:rsidR="00472911" w:rsidRPr="003F7E82" w:rsidRDefault="00472911" w:rsidP="00E62D72">
            <w:pPr>
              <w:pStyle w:val="TableHead"/>
              <w:spacing w:before="60" w:after="60"/>
            </w:pPr>
            <w:r w:rsidRPr="003F7E82">
              <w:t>Required/Optional</w:t>
            </w:r>
            <w:r w:rsidR="00E62D72">
              <w:rPr>
                <w:vertAlign w:val="superscript"/>
              </w:rPr>
              <w:t>[</w:t>
            </w:r>
            <w:r>
              <w:rPr>
                <w:vertAlign w:val="superscript"/>
              </w:rPr>
              <w:t>a</w:t>
            </w:r>
            <w:r w:rsidR="00E62D72">
              <w:rPr>
                <w:vertAlign w:val="superscript"/>
              </w:rPr>
              <w:t>]</w:t>
            </w:r>
          </w:p>
        </w:tc>
        <w:tc>
          <w:tcPr>
            <w:tcW w:w="2070" w:type="dxa"/>
            <w:shd w:val="clear" w:color="auto" w:fill="003558"/>
            <w:vAlign w:val="center"/>
            <w:hideMark/>
          </w:tcPr>
          <w:p w14:paraId="502A98F0" w14:textId="46E626C9" w:rsidR="00472911" w:rsidRPr="003F7E82" w:rsidRDefault="00472911" w:rsidP="00E62D72">
            <w:pPr>
              <w:pStyle w:val="TableHead"/>
              <w:spacing w:before="60" w:after="60"/>
            </w:pPr>
            <w:r w:rsidRPr="003F7E82">
              <w:t>Recommended Reporting Accuracy</w:t>
            </w:r>
            <w:r w:rsidR="00E62D72">
              <w:rPr>
                <w:vertAlign w:val="superscript"/>
              </w:rPr>
              <w:t>[</w:t>
            </w:r>
            <w:r>
              <w:rPr>
                <w:vertAlign w:val="superscript"/>
              </w:rPr>
              <w:t>b</w:t>
            </w:r>
            <w:r w:rsidR="00E62D72">
              <w:rPr>
                <w:vertAlign w:val="superscript"/>
              </w:rPr>
              <w:t>]</w:t>
            </w:r>
          </w:p>
        </w:tc>
        <w:tc>
          <w:tcPr>
            <w:tcW w:w="2070" w:type="dxa"/>
            <w:shd w:val="clear" w:color="auto" w:fill="003558"/>
            <w:vAlign w:val="center"/>
            <w:hideMark/>
          </w:tcPr>
          <w:p w14:paraId="0D3A0163" w14:textId="77777777" w:rsidR="00472911" w:rsidRPr="003F7E82" w:rsidRDefault="00472911" w:rsidP="00E62D72">
            <w:pPr>
              <w:pStyle w:val="TableHead"/>
              <w:spacing w:before="60" w:after="60"/>
            </w:pPr>
            <w:r w:rsidRPr="003F7E82">
              <w:t>Unit/Format</w:t>
            </w:r>
          </w:p>
        </w:tc>
        <w:tc>
          <w:tcPr>
            <w:tcW w:w="1890" w:type="dxa"/>
            <w:shd w:val="clear" w:color="auto" w:fill="003558"/>
            <w:vAlign w:val="center"/>
            <w:hideMark/>
          </w:tcPr>
          <w:p w14:paraId="0553F069" w14:textId="77777777" w:rsidR="00472911" w:rsidRPr="003F7E82" w:rsidRDefault="00472911" w:rsidP="00E62D72">
            <w:pPr>
              <w:pStyle w:val="TableHead"/>
              <w:spacing w:before="60" w:after="60"/>
            </w:pPr>
            <w:r w:rsidRPr="003F7E82">
              <w:t>Data Type</w:t>
            </w:r>
          </w:p>
        </w:tc>
        <w:tc>
          <w:tcPr>
            <w:tcW w:w="4410" w:type="dxa"/>
            <w:shd w:val="clear" w:color="auto" w:fill="003558"/>
            <w:vAlign w:val="center"/>
            <w:hideMark/>
          </w:tcPr>
          <w:p w14:paraId="003A9D87" w14:textId="77777777" w:rsidR="00472911" w:rsidRPr="003F7E82" w:rsidRDefault="00472911" w:rsidP="00E62D72">
            <w:pPr>
              <w:pStyle w:val="TableHead"/>
              <w:spacing w:before="60" w:after="60"/>
            </w:pPr>
            <w:r w:rsidRPr="003F7E82">
              <w:t>List of Options</w:t>
            </w:r>
          </w:p>
        </w:tc>
      </w:tr>
      <w:tr w:rsidR="00E62D72" w:rsidRPr="003F7E82" w14:paraId="1A1A8078" w14:textId="77777777" w:rsidTr="00A141D8">
        <w:trPr>
          <w:cantSplit/>
          <w:trHeight w:val="20"/>
        </w:trPr>
        <w:tc>
          <w:tcPr>
            <w:tcW w:w="2605" w:type="dxa"/>
            <w:hideMark/>
          </w:tcPr>
          <w:p w14:paraId="6EA1AEC6" w14:textId="77777777" w:rsidR="00472911" w:rsidRPr="00E62D72" w:rsidRDefault="00472911" w:rsidP="00E62D72">
            <w:pPr>
              <w:pStyle w:val="TableBody"/>
              <w:spacing w:before="60" w:after="60"/>
              <w:rPr>
                <w:b/>
                <w:bCs/>
              </w:rPr>
            </w:pPr>
            <w:commentRangeStart w:id="3"/>
            <w:commentRangeStart w:id="4"/>
            <w:r w:rsidRPr="00E62D72">
              <w:rPr>
                <w:b/>
                <w:bCs/>
              </w:rPr>
              <w:t>Local Well Name</w:t>
            </w:r>
            <w:commentRangeEnd w:id="3"/>
            <w:r w:rsidR="0074251F" w:rsidRPr="00E62D72">
              <w:rPr>
                <w:rStyle w:val="CommentReference"/>
                <w:rFonts w:ascii="Calibri" w:hAnsi="Calibri"/>
                <w:b/>
                <w:bCs/>
                <w:color w:val="000000" w:themeColor="text1"/>
                <w:position w:val="0"/>
                <w:sz w:val="22"/>
              </w:rPr>
              <w:commentReference w:id="3"/>
            </w:r>
            <w:commentRangeEnd w:id="4"/>
            <w:r w:rsidR="002B0FAA" w:rsidRPr="00E62D72">
              <w:rPr>
                <w:rStyle w:val="CommentReference"/>
                <w:rFonts w:ascii="Calibri" w:hAnsi="Calibri"/>
                <w:b/>
                <w:bCs/>
                <w:color w:val="000000" w:themeColor="text1"/>
                <w:position w:val="0"/>
                <w:sz w:val="22"/>
              </w:rPr>
              <w:commentReference w:id="4"/>
            </w:r>
          </w:p>
        </w:tc>
        <w:tc>
          <w:tcPr>
            <w:tcW w:w="4194" w:type="dxa"/>
            <w:hideMark/>
          </w:tcPr>
          <w:p w14:paraId="4BBADA6A" w14:textId="4AD446A7" w:rsidR="00472911" w:rsidRPr="00E62D72" w:rsidRDefault="00472911" w:rsidP="00E62D72">
            <w:pPr>
              <w:pStyle w:val="TableBody"/>
              <w:spacing w:before="60" w:after="60"/>
            </w:pPr>
            <w:r w:rsidRPr="00E62D72">
              <w:t>Name or number identifier given by the monitoring agency used to identify the well on a local basis.</w:t>
            </w:r>
          </w:p>
        </w:tc>
        <w:tc>
          <w:tcPr>
            <w:tcW w:w="1836" w:type="dxa"/>
          </w:tcPr>
          <w:p w14:paraId="5A59F158" w14:textId="77777777" w:rsidR="00472911" w:rsidRPr="00E62D72" w:rsidRDefault="00472911" w:rsidP="00E62D72">
            <w:pPr>
              <w:pStyle w:val="TableBody"/>
              <w:spacing w:before="60" w:after="60"/>
            </w:pPr>
            <w:r w:rsidRPr="00E62D72">
              <w:t>CASGEM</w:t>
            </w:r>
          </w:p>
          <w:p w14:paraId="478C98D5" w14:textId="77777777" w:rsidR="00472911" w:rsidRPr="00E62D72" w:rsidRDefault="00472911" w:rsidP="00E62D72">
            <w:pPr>
              <w:pStyle w:val="TableBody"/>
              <w:spacing w:before="60" w:after="60"/>
            </w:pPr>
            <w:r w:rsidRPr="00E62D72">
              <w:t>GeoTracker</w:t>
            </w:r>
          </w:p>
        </w:tc>
        <w:tc>
          <w:tcPr>
            <w:tcW w:w="2520" w:type="dxa"/>
            <w:hideMark/>
          </w:tcPr>
          <w:p w14:paraId="77CFF160" w14:textId="77777777" w:rsidR="00472911" w:rsidRPr="00E62D72" w:rsidRDefault="00472911" w:rsidP="00E62D72">
            <w:pPr>
              <w:pStyle w:val="TableBody"/>
              <w:spacing w:before="60" w:after="60"/>
            </w:pPr>
            <w:r w:rsidRPr="00E62D72">
              <w:t>Optional</w:t>
            </w:r>
          </w:p>
        </w:tc>
        <w:tc>
          <w:tcPr>
            <w:tcW w:w="2070" w:type="dxa"/>
            <w:hideMark/>
          </w:tcPr>
          <w:p w14:paraId="7F6BF372" w14:textId="77777777" w:rsidR="00472911" w:rsidRPr="00E62D72" w:rsidRDefault="00472911" w:rsidP="00E62D72">
            <w:pPr>
              <w:pStyle w:val="TableBody"/>
              <w:spacing w:before="60" w:after="60"/>
            </w:pPr>
            <w:r w:rsidRPr="00E62D72">
              <w:t>N/A</w:t>
            </w:r>
          </w:p>
        </w:tc>
        <w:tc>
          <w:tcPr>
            <w:tcW w:w="2070" w:type="dxa"/>
            <w:hideMark/>
          </w:tcPr>
          <w:p w14:paraId="6B675B1E" w14:textId="77777777" w:rsidR="00472911" w:rsidRPr="00E62D72" w:rsidRDefault="00472911" w:rsidP="00E62D72">
            <w:pPr>
              <w:pStyle w:val="TableBody"/>
              <w:spacing w:before="60" w:after="60"/>
            </w:pPr>
            <w:r w:rsidRPr="00E62D72">
              <w:t>N/A</w:t>
            </w:r>
          </w:p>
        </w:tc>
        <w:tc>
          <w:tcPr>
            <w:tcW w:w="1890" w:type="dxa"/>
            <w:hideMark/>
          </w:tcPr>
          <w:p w14:paraId="771F6DBB" w14:textId="4CA74B49" w:rsidR="00472911" w:rsidRPr="00E62D72" w:rsidRDefault="00472911" w:rsidP="00E62D72">
            <w:pPr>
              <w:pStyle w:val="TableBody"/>
              <w:spacing w:before="60" w:after="60"/>
            </w:pPr>
            <w:r w:rsidRPr="00E62D72">
              <w:t>Text</w:t>
            </w:r>
          </w:p>
        </w:tc>
        <w:tc>
          <w:tcPr>
            <w:tcW w:w="4410" w:type="dxa"/>
            <w:hideMark/>
          </w:tcPr>
          <w:p w14:paraId="0BC18510" w14:textId="77777777" w:rsidR="00472911" w:rsidRPr="003F7E82" w:rsidRDefault="00472911" w:rsidP="00E62D72">
            <w:pPr>
              <w:pStyle w:val="TableBody"/>
              <w:spacing w:before="60" w:after="60"/>
            </w:pPr>
            <w:r w:rsidRPr="003F7E82">
              <w:t>N/A</w:t>
            </w:r>
          </w:p>
        </w:tc>
      </w:tr>
      <w:tr w:rsidR="00E62D72" w:rsidRPr="003F7E82" w14:paraId="54F2979B" w14:textId="77777777" w:rsidTr="00A141D8">
        <w:trPr>
          <w:cantSplit/>
          <w:trHeight w:val="20"/>
        </w:trPr>
        <w:tc>
          <w:tcPr>
            <w:tcW w:w="2605" w:type="dxa"/>
            <w:hideMark/>
          </w:tcPr>
          <w:p w14:paraId="05BF4447" w14:textId="77777777" w:rsidR="00472911" w:rsidRPr="00E62D72" w:rsidRDefault="00472911" w:rsidP="00E62D72">
            <w:pPr>
              <w:pStyle w:val="TableBody"/>
              <w:spacing w:before="60" w:after="60"/>
              <w:rPr>
                <w:b/>
                <w:bCs/>
              </w:rPr>
            </w:pPr>
            <w:r w:rsidRPr="00E62D72">
              <w:rPr>
                <w:b/>
                <w:bCs/>
              </w:rPr>
              <w:t>State Well Number</w:t>
            </w:r>
          </w:p>
        </w:tc>
        <w:tc>
          <w:tcPr>
            <w:tcW w:w="4194" w:type="dxa"/>
            <w:hideMark/>
          </w:tcPr>
          <w:p w14:paraId="15AB129D" w14:textId="215161A6" w:rsidR="00472911" w:rsidRPr="00E62D72" w:rsidRDefault="00472911" w:rsidP="00E62D72">
            <w:pPr>
              <w:pStyle w:val="TableBody"/>
              <w:spacing w:before="60" w:after="60"/>
            </w:pPr>
            <w:r w:rsidRPr="00E62D72">
              <w:t>State well number provided by the Department of Water Resources.</w:t>
            </w:r>
          </w:p>
        </w:tc>
        <w:tc>
          <w:tcPr>
            <w:tcW w:w="1836" w:type="dxa"/>
          </w:tcPr>
          <w:p w14:paraId="5EF5DB10" w14:textId="6ABCFD84" w:rsidR="00472911" w:rsidRPr="00E62D72" w:rsidRDefault="008F0A2E" w:rsidP="00E62D72">
            <w:pPr>
              <w:pStyle w:val="TableBody"/>
              <w:spacing w:before="60" w:after="60"/>
            </w:pPr>
            <w:r>
              <w:t>N</w:t>
            </w:r>
            <w:r w:rsidR="0007308D">
              <w:t>one</w:t>
            </w:r>
          </w:p>
        </w:tc>
        <w:tc>
          <w:tcPr>
            <w:tcW w:w="2520" w:type="dxa"/>
            <w:hideMark/>
          </w:tcPr>
          <w:p w14:paraId="18E1E056"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2C680FD2" w14:textId="77777777" w:rsidR="00472911" w:rsidRPr="00E62D72" w:rsidRDefault="00472911" w:rsidP="00E62D72">
            <w:pPr>
              <w:pStyle w:val="TableBody"/>
              <w:spacing w:before="60" w:after="60"/>
            </w:pPr>
            <w:r w:rsidRPr="00E62D72">
              <w:t>N/A</w:t>
            </w:r>
          </w:p>
        </w:tc>
        <w:tc>
          <w:tcPr>
            <w:tcW w:w="2070" w:type="dxa"/>
            <w:hideMark/>
          </w:tcPr>
          <w:p w14:paraId="2F33B731" w14:textId="77777777" w:rsidR="00472911" w:rsidRPr="00E62D72" w:rsidRDefault="00472911" w:rsidP="00E62D72">
            <w:pPr>
              <w:pStyle w:val="TableBody"/>
              <w:spacing w:before="60" w:after="60"/>
            </w:pPr>
            <w:r w:rsidRPr="00E62D72">
              <w:t>N/A</w:t>
            </w:r>
          </w:p>
        </w:tc>
        <w:tc>
          <w:tcPr>
            <w:tcW w:w="1890" w:type="dxa"/>
            <w:hideMark/>
          </w:tcPr>
          <w:p w14:paraId="6E07ACB6" w14:textId="4A1BDB6C" w:rsidR="00472911" w:rsidRPr="00E62D72" w:rsidRDefault="00472911" w:rsidP="00E62D72">
            <w:pPr>
              <w:pStyle w:val="TableBody"/>
              <w:spacing w:before="60" w:after="60"/>
            </w:pPr>
            <w:r w:rsidRPr="00E62D72">
              <w:t>Text</w:t>
            </w:r>
          </w:p>
        </w:tc>
        <w:tc>
          <w:tcPr>
            <w:tcW w:w="4410" w:type="dxa"/>
            <w:hideMark/>
          </w:tcPr>
          <w:p w14:paraId="3779C11F" w14:textId="77777777" w:rsidR="00472911" w:rsidRPr="003F7E82" w:rsidRDefault="00472911" w:rsidP="00E62D72">
            <w:pPr>
              <w:pStyle w:val="TableBody"/>
              <w:spacing w:before="60" w:after="60"/>
            </w:pPr>
            <w:r w:rsidRPr="003F7E82">
              <w:t>N/A</w:t>
            </w:r>
          </w:p>
        </w:tc>
      </w:tr>
      <w:tr w:rsidR="00E62D72" w:rsidRPr="003F7E82" w14:paraId="58E287DE" w14:textId="77777777" w:rsidTr="00A141D8">
        <w:trPr>
          <w:cantSplit/>
          <w:trHeight w:val="20"/>
        </w:trPr>
        <w:tc>
          <w:tcPr>
            <w:tcW w:w="2605" w:type="dxa"/>
            <w:hideMark/>
          </w:tcPr>
          <w:p w14:paraId="79AEEAE0" w14:textId="77777777" w:rsidR="00472911" w:rsidRPr="00E62D72" w:rsidRDefault="00472911" w:rsidP="00E62D72">
            <w:pPr>
              <w:pStyle w:val="TableBody"/>
              <w:spacing w:before="60" w:after="60"/>
              <w:rPr>
                <w:b/>
                <w:bCs/>
              </w:rPr>
            </w:pPr>
            <w:r w:rsidRPr="00E62D72">
              <w:rPr>
                <w:b/>
                <w:bCs/>
              </w:rPr>
              <w:t>Site Code</w:t>
            </w:r>
          </w:p>
        </w:tc>
        <w:tc>
          <w:tcPr>
            <w:tcW w:w="4194" w:type="dxa"/>
            <w:hideMark/>
          </w:tcPr>
          <w:p w14:paraId="46757DD9" w14:textId="77777777" w:rsidR="00472911" w:rsidRPr="00E62D72" w:rsidRDefault="00472911" w:rsidP="00E62D72">
            <w:pPr>
              <w:pStyle w:val="TableBody"/>
              <w:spacing w:before="60" w:after="60"/>
            </w:pPr>
            <w:r w:rsidRPr="00E62D72">
              <w:t>Unique identifier assigned to each well for a relevant program that the program uses to track individual wells within the program’s system.</w:t>
            </w:r>
          </w:p>
        </w:tc>
        <w:tc>
          <w:tcPr>
            <w:tcW w:w="1836" w:type="dxa"/>
          </w:tcPr>
          <w:p w14:paraId="2469CC05" w14:textId="77777777" w:rsidR="00472911" w:rsidRPr="00E62D72" w:rsidRDefault="00472911" w:rsidP="00E62D72">
            <w:pPr>
              <w:pStyle w:val="TableBody"/>
              <w:spacing w:before="60" w:after="60"/>
            </w:pPr>
            <w:r w:rsidRPr="00E62D72">
              <w:t>SGMA</w:t>
            </w:r>
          </w:p>
          <w:p w14:paraId="09C49BA9" w14:textId="77777777" w:rsidR="00472911" w:rsidRPr="00E62D72" w:rsidRDefault="00472911" w:rsidP="00E62D72">
            <w:pPr>
              <w:pStyle w:val="TableBody"/>
              <w:spacing w:before="60" w:after="60"/>
            </w:pPr>
            <w:r w:rsidRPr="00E62D72">
              <w:t>CASGEM</w:t>
            </w:r>
          </w:p>
          <w:p w14:paraId="56944C94" w14:textId="77777777" w:rsidR="00472911" w:rsidRPr="00E62D72" w:rsidRDefault="00472911" w:rsidP="00E62D72">
            <w:pPr>
              <w:pStyle w:val="TableBody"/>
              <w:spacing w:before="60" w:after="60"/>
            </w:pPr>
            <w:r w:rsidRPr="00E62D72">
              <w:t>GeoTracker</w:t>
            </w:r>
          </w:p>
        </w:tc>
        <w:tc>
          <w:tcPr>
            <w:tcW w:w="2520" w:type="dxa"/>
            <w:hideMark/>
          </w:tcPr>
          <w:p w14:paraId="124AADB9"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55F75185" w14:textId="77777777" w:rsidR="00472911" w:rsidRPr="00E62D72" w:rsidRDefault="00472911" w:rsidP="00E62D72">
            <w:pPr>
              <w:pStyle w:val="TableBody"/>
              <w:spacing w:before="60" w:after="60"/>
            </w:pPr>
            <w:r w:rsidRPr="00E62D72">
              <w:t>N/A</w:t>
            </w:r>
          </w:p>
        </w:tc>
        <w:tc>
          <w:tcPr>
            <w:tcW w:w="2070" w:type="dxa"/>
            <w:hideMark/>
          </w:tcPr>
          <w:p w14:paraId="0BFF47D1" w14:textId="77777777" w:rsidR="00472911" w:rsidRPr="00E62D72" w:rsidRDefault="00472911" w:rsidP="00E62D72">
            <w:pPr>
              <w:pStyle w:val="TableBody"/>
              <w:spacing w:before="60" w:after="60"/>
            </w:pPr>
            <w:r w:rsidRPr="00E62D72">
              <w:t>N/A</w:t>
            </w:r>
          </w:p>
        </w:tc>
        <w:tc>
          <w:tcPr>
            <w:tcW w:w="1890" w:type="dxa"/>
            <w:hideMark/>
          </w:tcPr>
          <w:p w14:paraId="5B72D100" w14:textId="29BD87F7" w:rsidR="00472911" w:rsidRPr="00E62D72" w:rsidRDefault="00472911" w:rsidP="00E62D72">
            <w:pPr>
              <w:pStyle w:val="TableBody"/>
              <w:spacing w:before="60" w:after="60"/>
            </w:pPr>
            <w:r w:rsidRPr="00E62D72">
              <w:t>Text</w:t>
            </w:r>
          </w:p>
        </w:tc>
        <w:tc>
          <w:tcPr>
            <w:tcW w:w="4410" w:type="dxa"/>
            <w:hideMark/>
          </w:tcPr>
          <w:p w14:paraId="5EC8D00E" w14:textId="77777777" w:rsidR="00472911" w:rsidRPr="003F7E82" w:rsidRDefault="00472911" w:rsidP="00E62D72">
            <w:pPr>
              <w:pStyle w:val="TableBody"/>
              <w:spacing w:before="60" w:after="60"/>
            </w:pPr>
            <w:r w:rsidRPr="003F7E82">
              <w:t>N/A</w:t>
            </w:r>
          </w:p>
        </w:tc>
      </w:tr>
      <w:tr w:rsidR="00E62D72" w:rsidRPr="000C78C2" w14:paraId="4FC226B0" w14:textId="77777777" w:rsidTr="00A141D8">
        <w:trPr>
          <w:cantSplit/>
          <w:trHeight w:val="20"/>
        </w:trPr>
        <w:tc>
          <w:tcPr>
            <w:tcW w:w="2605" w:type="dxa"/>
            <w:hideMark/>
          </w:tcPr>
          <w:p w14:paraId="0583473D" w14:textId="77777777" w:rsidR="00472911" w:rsidRPr="00E62D72" w:rsidRDefault="00472911" w:rsidP="00E62D72">
            <w:pPr>
              <w:pStyle w:val="TableBody"/>
              <w:spacing w:before="60" w:after="60"/>
              <w:rPr>
                <w:b/>
                <w:bCs/>
              </w:rPr>
            </w:pPr>
            <w:r w:rsidRPr="00E62D72">
              <w:rPr>
                <w:b/>
                <w:bCs/>
              </w:rPr>
              <w:t>Relevant Program</w:t>
            </w:r>
          </w:p>
        </w:tc>
        <w:tc>
          <w:tcPr>
            <w:tcW w:w="4194" w:type="dxa"/>
            <w:hideMark/>
          </w:tcPr>
          <w:p w14:paraId="18509EBE" w14:textId="77777777" w:rsidR="00472911" w:rsidRPr="00E62D72" w:rsidRDefault="00472911" w:rsidP="00E62D72">
            <w:pPr>
              <w:pStyle w:val="TableBody"/>
              <w:spacing w:before="60" w:after="60"/>
            </w:pPr>
            <w:r w:rsidRPr="00E62D72">
              <w:t>Name of the program that the master code has been specified from to aid in identifying what program the well is associated with.</w:t>
            </w:r>
          </w:p>
        </w:tc>
        <w:tc>
          <w:tcPr>
            <w:tcW w:w="1836" w:type="dxa"/>
          </w:tcPr>
          <w:p w14:paraId="67E69F9C" w14:textId="63F1CA59" w:rsidR="00472911" w:rsidRPr="00E62D72" w:rsidRDefault="00891EDE" w:rsidP="00E62D72">
            <w:pPr>
              <w:pStyle w:val="TableBody"/>
              <w:spacing w:before="60" w:after="60"/>
            </w:pPr>
            <w:r>
              <w:t>N</w:t>
            </w:r>
            <w:r w:rsidR="0007308D">
              <w:t>one</w:t>
            </w:r>
          </w:p>
        </w:tc>
        <w:tc>
          <w:tcPr>
            <w:tcW w:w="2520" w:type="dxa"/>
            <w:hideMark/>
          </w:tcPr>
          <w:p w14:paraId="1586138B" w14:textId="77777777" w:rsidR="00472911" w:rsidRPr="00E62D72" w:rsidRDefault="00472911" w:rsidP="00E62D72">
            <w:pPr>
              <w:pStyle w:val="TableBody"/>
              <w:spacing w:before="60" w:after="60"/>
            </w:pPr>
            <w:r w:rsidRPr="00E62D72">
              <w:t xml:space="preserve">Required, if Site Code entered </w:t>
            </w:r>
          </w:p>
        </w:tc>
        <w:tc>
          <w:tcPr>
            <w:tcW w:w="2070" w:type="dxa"/>
            <w:hideMark/>
          </w:tcPr>
          <w:p w14:paraId="53A8763D" w14:textId="77777777" w:rsidR="00472911" w:rsidRPr="00E62D72" w:rsidRDefault="00472911" w:rsidP="00E62D72">
            <w:pPr>
              <w:pStyle w:val="TableBody"/>
              <w:spacing w:before="60" w:after="60"/>
            </w:pPr>
            <w:r w:rsidRPr="00E62D72">
              <w:t>N/A</w:t>
            </w:r>
          </w:p>
        </w:tc>
        <w:tc>
          <w:tcPr>
            <w:tcW w:w="2070" w:type="dxa"/>
            <w:hideMark/>
          </w:tcPr>
          <w:p w14:paraId="00CCEB97" w14:textId="77777777" w:rsidR="00472911" w:rsidRPr="00E62D72" w:rsidRDefault="00472911" w:rsidP="00E62D72">
            <w:pPr>
              <w:pStyle w:val="TableBody"/>
              <w:spacing w:before="60" w:after="60"/>
            </w:pPr>
            <w:r w:rsidRPr="00E62D72">
              <w:t>N/A</w:t>
            </w:r>
          </w:p>
        </w:tc>
        <w:tc>
          <w:tcPr>
            <w:tcW w:w="1890" w:type="dxa"/>
            <w:hideMark/>
          </w:tcPr>
          <w:p w14:paraId="5076A2C5" w14:textId="6715DE61" w:rsidR="00472911" w:rsidRPr="00E62D72" w:rsidRDefault="00472911" w:rsidP="00E62D72">
            <w:pPr>
              <w:pStyle w:val="TableBody"/>
              <w:spacing w:before="60" w:after="60"/>
            </w:pPr>
            <w:r w:rsidRPr="00E62D72">
              <w:t>Text (selected from list of options)</w:t>
            </w:r>
          </w:p>
        </w:tc>
        <w:tc>
          <w:tcPr>
            <w:tcW w:w="4410" w:type="dxa"/>
            <w:hideMark/>
          </w:tcPr>
          <w:p w14:paraId="724F5221" w14:textId="77777777" w:rsidR="00472911" w:rsidRPr="000C78C2" w:rsidRDefault="00472911" w:rsidP="00E62D72">
            <w:pPr>
              <w:pStyle w:val="TableBullet"/>
              <w:spacing w:before="60" w:after="60"/>
            </w:pPr>
            <w:r w:rsidRPr="000C78C2">
              <w:t>SGMA/CASGEM</w:t>
            </w:r>
          </w:p>
          <w:p w14:paraId="680EBD3D" w14:textId="77777777" w:rsidR="00472911" w:rsidRPr="000C78C2" w:rsidRDefault="00472911" w:rsidP="00E62D72">
            <w:pPr>
              <w:pStyle w:val="TableBullet"/>
              <w:spacing w:before="60" w:after="60"/>
            </w:pPr>
            <w:r w:rsidRPr="000C78C2">
              <w:t>GeoTracker</w:t>
            </w:r>
          </w:p>
          <w:p w14:paraId="187EB3BD" w14:textId="77777777" w:rsidR="00472911" w:rsidRPr="000C78C2" w:rsidRDefault="00472911" w:rsidP="00E62D72">
            <w:pPr>
              <w:pStyle w:val="TableBullet"/>
              <w:spacing w:before="60" w:after="60"/>
            </w:pPr>
            <w:r w:rsidRPr="000C78C2">
              <w:t>SAFER</w:t>
            </w:r>
          </w:p>
        </w:tc>
      </w:tr>
      <w:tr w:rsidR="00E62D72" w:rsidRPr="000C78C2" w:rsidDel="00CB648C" w14:paraId="2DC0B8D0" w14:textId="77777777" w:rsidTr="00A141D8">
        <w:trPr>
          <w:cantSplit/>
          <w:trHeight w:val="20"/>
        </w:trPr>
        <w:tc>
          <w:tcPr>
            <w:tcW w:w="2605" w:type="dxa"/>
          </w:tcPr>
          <w:p w14:paraId="6652FD49" w14:textId="77777777" w:rsidR="00472911" w:rsidRPr="00C80536" w:rsidRDefault="00472911" w:rsidP="00C80536">
            <w:pPr>
              <w:pStyle w:val="TableBody"/>
              <w:rPr>
                <w:b/>
                <w:bCs/>
              </w:rPr>
            </w:pPr>
            <w:r w:rsidRPr="00C80536">
              <w:rPr>
                <w:b/>
                <w:bCs/>
              </w:rPr>
              <w:t>Permit Number</w:t>
            </w:r>
            <w:r w:rsidRPr="00C80536">
              <w:rPr>
                <w:rStyle w:val="eop"/>
                <w:rFonts w:cs="Calibri"/>
                <w:b/>
                <w:bCs/>
                <w:sz w:val="20"/>
              </w:rPr>
              <w:t> </w:t>
            </w:r>
          </w:p>
        </w:tc>
        <w:tc>
          <w:tcPr>
            <w:tcW w:w="4194" w:type="dxa"/>
          </w:tcPr>
          <w:p w14:paraId="18CBC113" w14:textId="77777777" w:rsidR="00472911" w:rsidRPr="00E62D72" w:rsidRDefault="00472911" w:rsidP="00E62D72">
            <w:pPr>
              <w:pStyle w:val="TableBody"/>
              <w:spacing w:before="60" w:after="60"/>
            </w:pPr>
            <w:r w:rsidRPr="00E62D72">
              <w:t>Permitting agency permit number associated with well.</w:t>
            </w:r>
            <w:r w:rsidRPr="00E62D72">
              <w:rPr>
                <w:rStyle w:val="eop"/>
              </w:rPr>
              <w:t> </w:t>
            </w:r>
          </w:p>
        </w:tc>
        <w:tc>
          <w:tcPr>
            <w:tcW w:w="1836" w:type="dxa"/>
          </w:tcPr>
          <w:p w14:paraId="5BBAAA6D" w14:textId="0AA90F11" w:rsidR="00472911" w:rsidRPr="00E62D72" w:rsidRDefault="00B077C9" w:rsidP="00E62D72">
            <w:pPr>
              <w:pStyle w:val="TableBody"/>
              <w:spacing w:before="60" w:after="60"/>
            </w:pPr>
            <w:r>
              <w:t>None</w:t>
            </w:r>
          </w:p>
        </w:tc>
        <w:tc>
          <w:tcPr>
            <w:tcW w:w="2520" w:type="dxa"/>
          </w:tcPr>
          <w:p w14:paraId="2328FE1A" w14:textId="77777777" w:rsidR="00472911" w:rsidRPr="00E62D72" w:rsidRDefault="00472911" w:rsidP="00E62D72">
            <w:pPr>
              <w:pStyle w:val="TableBody"/>
              <w:spacing w:before="60" w:after="60"/>
            </w:pPr>
            <w:r w:rsidRPr="00E62D72">
              <w:t>Optional</w:t>
            </w:r>
            <w:r w:rsidRPr="00E62D72">
              <w:rPr>
                <w:rStyle w:val="eop"/>
              </w:rPr>
              <w:t> </w:t>
            </w:r>
          </w:p>
        </w:tc>
        <w:tc>
          <w:tcPr>
            <w:tcW w:w="2070" w:type="dxa"/>
          </w:tcPr>
          <w:p w14:paraId="76A8F180" w14:textId="77777777" w:rsidR="00472911" w:rsidRPr="00E62D72" w:rsidRDefault="00472911" w:rsidP="00E62D72">
            <w:pPr>
              <w:pStyle w:val="TableBody"/>
              <w:spacing w:before="60" w:after="60"/>
            </w:pPr>
            <w:r w:rsidRPr="00E62D72">
              <w:t>N/A</w:t>
            </w:r>
            <w:r w:rsidRPr="00E62D72">
              <w:rPr>
                <w:rStyle w:val="eop"/>
              </w:rPr>
              <w:t> </w:t>
            </w:r>
          </w:p>
        </w:tc>
        <w:tc>
          <w:tcPr>
            <w:tcW w:w="2070" w:type="dxa"/>
          </w:tcPr>
          <w:p w14:paraId="4A45B555" w14:textId="77777777" w:rsidR="00472911" w:rsidRPr="00E62D72" w:rsidRDefault="00472911" w:rsidP="00E62D72">
            <w:pPr>
              <w:pStyle w:val="TableBody"/>
              <w:spacing w:before="60" w:after="60"/>
            </w:pPr>
            <w:r w:rsidRPr="00E62D72">
              <w:t>N/A</w:t>
            </w:r>
            <w:r w:rsidRPr="00E62D72">
              <w:rPr>
                <w:rStyle w:val="eop"/>
              </w:rPr>
              <w:t> </w:t>
            </w:r>
          </w:p>
        </w:tc>
        <w:tc>
          <w:tcPr>
            <w:tcW w:w="1890" w:type="dxa"/>
          </w:tcPr>
          <w:p w14:paraId="6F4A6534" w14:textId="4D010C4C" w:rsidR="00472911" w:rsidRPr="00E62D72" w:rsidRDefault="00472911" w:rsidP="00E62D72">
            <w:pPr>
              <w:pStyle w:val="TableBody"/>
              <w:spacing w:before="60" w:after="60"/>
            </w:pPr>
            <w:r w:rsidRPr="00E62D72">
              <w:t>Text</w:t>
            </w:r>
            <w:r w:rsidRPr="00E62D72">
              <w:rPr>
                <w:rStyle w:val="eop"/>
              </w:rPr>
              <w:t> </w:t>
            </w:r>
          </w:p>
        </w:tc>
        <w:tc>
          <w:tcPr>
            <w:tcW w:w="4410" w:type="dxa"/>
          </w:tcPr>
          <w:p w14:paraId="1419683D" w14:textId="77777777" w:rsidR="00472911" w:rsidRPr="000C78C2" w:rsidDel="00CB648C" w:rsidRDefault="00472911" w:rsidP="00E62D72">
            <w:pPr>
              <w:pStyle w:val="TableBody"/>
              <w:spacing w:before="60" w:after="60"/>
            </w:pPr>
            <w:r w:rsidRPr="000C78C2">
              <w:rPr>
                <w:rFonts w:cs="Calibri"/>
                <w:sz w:val="20"/>
              </w:rPr>
              <w:t>N/A</w:t>
            </w:r>
            <w:r w:rsidRPr="000C78C2">
              <w:rPr>
                <w:rStyle w:val="eop"/>
                <w:rFonts w:cs="Calibri"/>
                <w:sz w:val="20"/>
              </w:rPr>
              <w:t> </w:t>
            </w:r>
          </w:p>
        </w:tc>
      </w:tr>
      <w:tr w:rsidR="00E62D72" w:rsidRPr="000C78C2" w:rsidDel="00CB648C" w14:paraId="55B26F14" w14:textId="77777777" w:rsidTr="00A141D8">
        <w:trPr>
          <w:cantSplit/>
          <w:trHeight w:val="20"/>
        </w:trPr>
        <w:tc>
          <w:tcPr>
            <w:tcW w:w="2605" w:type="dxa"/>
          </w:tcPr>
          <w:p w14:paraId="557ED66F" w14:textId="77777777" w:rsidR="00472911" w:rsidRPr="00C80536" w:rsidRDefault="00472911" w:rsidP="00C80536">
            <w:pPr>
              <w:pStyle w:val="TableBody"/>
              <w:rPr>
                <w:b/>
                <w:bCs/>
              </w:rPr>
            </w:pPr>
            <w:commentRangeStart w:id="5"/>
            <w:commentRangeStart w:id="6"/>
            <w:r w:rsidRPr="00C80536">
              <w:rPr>
                <w:b/>
                <w:bCs/>
              </w:rPr>
              <w:t>Local Permit Agency</w:t>
            </w:r>
            <w:r w:rsidRPr="00C80536">
              <w:rPr>
                <w:rStyle w:val="eop"/>
                <w:rFonts w:cs="Calibri"/>
                <w:b/>
                <w:bCs/>
                <w:sz w:val="20"/>
              </w:rPr>
              <w:t> </w:t>
            </w:r>
          </w:p>
        </w:tc>
        <w:tc>
          <w:tcPr>
            <w:tcW w:w="4194" w:type="dxa"/>
          </w:tcPr>
          <w:p w14:paraId="7DF5361D" w14:textId="77777777" w:rsidR="00472911" w:rsidRPr="00E62D72" w:rsidRDefault="00472911" w:rsidP="00E62D72">
            <w:pPr>
              <w:pStyle w:val="TableBody"/>
              <w:spacing w:before="60" w:after="60"/>
            </w:pPr>
            <w:r w:rsidRPr="00E62D72">
              <w:t>Agency who approved permit associated with well.</w:t>
            </w:r>
            <w:r w:rsidRPr="00E62D72">
              <w:rPr>
                <w:rStyle w:val="eop"/>
              </w:rPr>
              <w:t> </w:t>
            </w:r>
          </w:p>
        </w:tc>
        <w:tc>
          <w:tcPr>
            <w:tcW w:w="1836" w:type="dxa"/>
          </w:tcPr>
          <w:p w14:paraId="4329F5EA" w14:textId="12AFDE9C" w:rsidR="00472911" w:rsidRPr="00E62D72" w:rsidRDefault="00B077C9" w:rsidP="00E62D72">
            <w:pPr>
              <w:pStyle w:val="TableBody"/>
              <w:spacing w:before="60" w:after="60"/>
            </w:pPr>
            <w:r>
              <w:t>None</w:t>
            </w:r>
          </w:p>
        </w:tc>
        <w:tc>
          <w:tcPr>
            <w:tcW w:w="2520" w:type="dxa"/>
          </w:tcPr>
          <w:p w14:paraId="3BCBE3C1" w14:textId="77777777" w:rsidR="00472911" w:rsidRPr="00E62D72" w:rsidRDefault="00472911" w:rsidP="00E62D72">
            <w:pPr>
              <w:pStyle w:val="TableBody"/>
              <w:spacing w:before="60" w:after="60"/>
            </w:pPr>
            <w:r w:rsidRPr="00E62D72">
              <w:t>Optional</w:t>
            </w:r>
            <w:r w:rsidRPr="00E62D72">
              <w:rPr>
                <w:rStyle w:val="eop"/>
              </w:rPr>
              <w:t> </w:t>
            </w:r>
          </w:p>
        </w:tc>
        <w:tc>
          <w:tcPr>
            <w:tcW w:w="2070" w:type="dxa"/>
          </w:tcPr>
          <w:p w14:paraId="17ED4379" w14:textId="77777777" w:rsidR="00472911" w:rsidRPr="00E62D72" w:rsidRDefault="00472911" w:rsidP="00E62D72">
            <w:pPr>
              <w:pStyle w:val="TableBody"/>
              <w:spacing w:before="60" w:after="60"/>
            </w:pPr>
            <w:r w:rsidRPr="00E62D72">
              <w:t>N/A</w:t>
            </w:r>
            <w:r w:rsidRPr="00E62D72">
              <w:rPr>
                <w:rStyle w:val="eop"/>
              </w:rPr>
              <w:t> </w:t>
            </w:r>
          </w:p>
        </w:tc>
        <w:tc>
          <w:tcPr>
            <w:tcW w:w="2070" w:type="dxa"/>
          </w:tcPr>
          <w:p w14:paraId="04424311" w14:textId="77777777" w:rsidR="00472911" w:rsidRPr="00E62D72" w:rsidRDefault="00472911" w:rsidP="00E62D72">
            <w:pPr>
              <w:pStyle w:val="TableBody"/>
              <w:spacing w:before="60" w:after="60"/>
            </w:pPr>
            <w:r w:rsidRPr="00E62D72">
              <w:t>N/A</w:t>
            </w:r>
            <w:r w:rsidRPr="00E62D72">
              <w:rPr>
                <w:rStyle w:val="eop"/>
              </w:rPr>
              <w:t> </w:t>
            </w:r>
          </w:p>
        </w:tc>
        <w:tc>
          <w:tcPr>
            <w:tcW w:w="1890" w:type="dxa"/>
          </w:tcPr>
          <w:p w14:paraId="7D1388F0" w14:textId="3C41B061" w:rsidR="00472911" w:rsidRPr="00E62D72" w:rsidRDefault="00472911" w:rsidP="00E62D72">
            <w:pPr>
              <w:pStyle w:val="TableBody"/>
              <w:spacing w:before="60" w:after="60"/>
            </w:pPr>
            <w:r w:rsidRPr="00E62D72">
              <w:t>Text</w:t>
            </w:r>
            <w:r w:rsidRPr="00E62D72">
              <w:rPr>
                <w:rStyle w:val="eop"/>
              </w:rPr>
              <w:t> </w:t>
            </w:r>
          </w:p>
        </w:tc>
        <w:tc>
          <w:tcPr>
            <w:tcW w:w="4410" w:type="dxa"/>
          </w:tcPr>
          <w:p w14:paraId="71794E01" w14:textId="77777777" w:rsidR="00472911" w:rsidRPr="000C78C2" w:rsidDel="00CB648C" w:rsidRDefault="00472911" w:rsidP="00E62D72">
            <w:pPr>
              <w:pStyle w:val="TableBody"/>
              <w:spacing w:before="60" w:after="60"/>
            </w:pPr>
            <w:r w:rsidRPr="000C78C2">
              <w:rPr>
                <w:rFonts w:cs="Calibri"/>
                <w:sz w:val="20"/>
              </w:rPr>
              <w:t>N/A</w:t>
            </w:r>
            <w:r w:rsidRPr="000C78C2">
              <w:rPr>
                <w:rStyle w:val="eop"/>
                <w:rFonts w:cs="Calibri"/>
                <w:sz w:val="20"/>
              </w:rPr>
              <w:t> </w:t>
            </w:r>
            <w:commentRangeEnd w:id="5"/>
            <w:r w:rsidR="00B31B23" w:rsidRPr="000C78C2">
              <w:rPr>
                <w:rStyle w:val="CommentReference"/>
                <w:rFonts w:ascii="Calibri" w:hAnsi="Calibri"/>
                <w:color w:val="000000" w:themeColor="text1"/>
                <w:position w:val="0"/>
                <w:sz w:val="22"/>
              </w:rPr>
              <w:commentReference w:id="5"/>
            </w:r>
            <w:commentRangeEnd w:id="6"/>
            <w:r w:rsidR="00FB0EDB" w:rsidRPr="000C78C2">
              <w:rPr>
                <w:rStyle w:val="CommentReference"/>
                <w:rFonts w:ascii="Calibri" w:hAnsi="Calibri"/>
                <w:color w:val="000000" w:themeColor="text1"/>
                <w:position w:val="0"/>
                <w:sz w:val="22"/>
              </w:rPr>
              <w:commentReference w:id="6"/>
            </w:r>
          </w:p>
        </w:tc>
      </w:tr>
      <w:tr w:rsidR="00E62D72" w:rsidRPr="003F7E82" w14:paraId="37FA9327" w14:textId="77777777" w:rsidTr="00A141D8">
        <w:trPr>
          <w:cantSplit/>
          <w:trHeight w:val="20"/>
        </w:trPr>
        <w:tc>
          <w:tcPr>
            <w:tcW w:w="2605" w:type="dxa"/>
            <w:hideMark/>
          </w:tcPr>
          <w:p w14:paraId="395C2FB4" w14:textId="77777777" w:rsidR="00472911" w:rsidRPr="00E62D72" w:rsidRDefault="00472911" w:rsidP="00E62D72">
            <w:pPr>
              <w:pStyle w:val="TableBody"/>
              <w:spacing w:before="60" w:after="60"/>
              <w:rPr>
                <w:b/>
                <w:bCs/>
              </w:rPr>
            </w:pPr>
            <w:r w:rsidRPr="00E62D72">
              <w:rPr>
                <w:b/>
                <w:bCs/>
              </w:rPr>
              <w:t>Measurement Date</w:t>
            </w:r>
          </w:p>
        </w:tc>
        <w:tc>
          <w:tcPr>
            <w:tcW w:w="4194" w:type="dxa"/>
            <w:hideMark/>
          </w:tcPr>
          <w:p w14:paraId="209ED346" w14:textId="77777777" w:rsidR="00472911" w:rsidRPr="00E62D72" w:rsidRDefault="00472911" w:rsidP="00E62D72">
            <w:pPr>
              <w:pStyle w:val="TableBody"/>
              <w:spacing w:before="60" w:after="60"/>
            </w:pPr>
            <w:r w:rsidRPr="00E62D72">
              <w:t>Date groundwater level measurement was taken.</w:t>
            </w:r>
          </w:p>
        </w:tc>
        <w:tc>
          <w:tcPr>
            <w:tcW w:w="1836" w:type="dxa"/>
          </w:tcPr>
          <w:p w14:paraId="081BF7D4" w14:textId="77777777" w:rsidR="00472911" w:rsidRPr="00E62D72" w:rsidRDefault="00472911" w:rsidP="00E62D72">
            <w:pPr>
              <w:pStyle w:val="TableBody"/>
              <w:spacing w:before="60" w:after="60"/>
            </w:pPr>
            <w:r w:rsidRPr="00E62D72">
              <w:t>SGMA</w:t>
            </w:r>
          </w:p>
          <w:p w14:paraId="33FF39DD" w14:textId="77777777" w:rsidR="00472911" w:rsidRPr="00E62D72" w:rsidRDefault="00472911" w:rsidP="00E62D72">
            <w:pPr>
              <w:pStyle w:val="TableBody"/>
              <w:spacing w:before="60" w:after="60"/>
            </w:pPr>
            <w:r w:rsidRPr="00E62D72">
              <w:t>CASGEM</w:t>
            </w:r>
          </w:p>
          <w:p w14:paraId="615B8F73" w14:textId="77777777" w:rsidR="00472911" w:rsidRPr="00E62D72" w:rsidRDefault="00472911" w:rsidP="00E62D72">
            <w:pPr>
              <w:pStyle w:val="TableBody"/>
              <w:spacing w:before="60" w:after="60"/>
            </w:pPr>
            <w:r w:rsidRPr="00E62D72">
              <w:t>GeoTracker</w:t>
            </w:r>
          </w:p>
        </w:tc>
        <w:tc>
          <w:tcPr>
            <w:tcW w:w="2520" w:type="dxa"/>
            <w:hideMark/>
          </w:tcPr>
          <w:p w14:paraId="109B2983" w14:textId="77777777" w:rsidR="00472911" w:rsidRPr="00E62D72" w:rsidRDefault="00472911" w:rsidP="00E62D72">
            <w:pPr>
              <w:pStyle w:val="TableBody"/>
              <w:spacing w:before="60" w:after="60"/>
            </w:pPr>
            <w:r w:rsidRPr="00E62D72">
              <w:t>Required</w:t>
            </w:r>
          </w:p>
        </w:tc>
        <w:tc>
          <w:tcPr>
            <w:tcW w:w="2070" w:type="dxa"/>
            <w:hideMark/>
          </w:tcPr>
          <w:p w14:paraId="2B944E4C" w14:textId="77777777" w:rsidR="00472911" w:rsidRPr="00E62D72" w:rsidRDefault="00472911" w:rsidP="00E62D72">
            <w:pPr>
              <w:pStyle w:val="TableBody"/>
              <w:spacing w:before="60" w:after="60"/>
            </w:pPr>
            <w:r w:rsidRPr="00E62D72">
              <w:t>N/A</w:t>
            </w:r>
          </w:p>
        </w:tc>
        <w:tc>
          <w:tcPr>
            <w:tcW w:w="2070" w:type="dxa"/>
            <w:hideMark/>
          </w:tcPr>
          <w:p w14:paraId="738C8CED" w14:textId="1257F0E5" w:rsidR="00472911" w:rsidRPr="00E62D72" w:rsidRDefault="00472911" w:rsidP="00E62D72">
            <w:pPr>
              <w:pStyle w:val="TableBody"/>
              <w:spacing w:before="60" w:after="60"/>
            </w:pPr>
            <w:r w:rsidRPr="00E62D72">
              <w:t>MM/DD/YYYY</w:t>
            </w:r>
          </w:p>
        </w:tc>
        <w:tc>
          <w:tcPr>
            <w:tcW w:w="1890" w:type="dxa"/>
            <w:hideMark/>
          </w:tcPr>
          <w:p w14:paraId="72075FB3" w14:textId="52C1497F" w:rsidR="00472911" w:rsidRPr="00E62D72" w:rsidRDefault="00472911" w:rsidP="00E62D72">
            <w:pPr>
              <w:pStyle w:val="TableBody"/>
              <w:spacing w:before="60" w:after="60"/>
            </w:pPr>
            <w:r w:rsidRPr="00E62D72">
              <w:t>Date</w:t>
            </w:r>
          </w:p>
        </w:tc>
        <w:tc>
          <w:tcPr>
            <w:tcW w:w="4410" w:type="dxa"/>
            <w:hideMark/>
          </w:tcPr>
          <w:p w14:paraId="1FEF3CC2"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3095404" w14:textId="77777777" w:rsidTr="00A141D8">
        <w:trPr>
          <w:cantSplit/>
          <w:trHeight w:val="20"/>
        </w:trPr>
        <w:tc>
          <w:tcPr>
            <w:tcW w:w="2605" w:type="dxa"/>
            <w:hideMark/>
          </w:tcPr>
          <w:p w14:paraId="22EC0D3F" w14:textId="77777777" w:rsidR="00472911" w:rsidRPr="00E62D72" w:rsidRDefault="00472911" w:rsidP="00E62D72">
            <w:pPr>
              <w:pStyle w:val="TableBody"/>
              <w:spacing w:before="60" w:after="60"/>
              <w:rPr>
                <w:b/>
                <w:bCs/>
              </w:rPr>
            </w:pPr>
            <w:r w:rsidRPr="00E62D72">
              <w:rPr>
                <w:b/>
                <w:bCs/>
              </w:rPr>
              <w:t>Measurement Time</w:t>
            </w:r>
          </w:p>
        </w:tc>
        <w:tc>
          <w:tcPr>
            <w:tcW w:w="4194" w:type="dxa"/>
            <w:hideMark/>
          </w:tcPr>
          <w:p w14:paraId="54C4E7B4" w14:textId="77777777" w:rsidR="00472911" w:rsidRPr="00E62D72" w:rsidRDefault="00472911" w:rsidP="00E62D72">
            <w:pPr>
              <w:pStyle w:val="TableBody"/>
              <w:spacing w:before="60" w:after="60"/>
            </w:pPr>
            <w:r w:rsidRPr="00E62D72">
              <w:t>Time groundwater level measurement was taken.</w:t>
            </w:r>
          </w:p>
        </w:tc>
        <w:tc>
          <w:tcPr>
            <w:tcW w:w="1836" w:type="dxa"/>
          </w:tcPr>
          <w:p w14:paraId="20F9B89D" w14:textId="5461D4A1" w:rsidR="00472911" w:rsidRPr="00E62D72" w:rsidRDefault="00472911" w:rsidP="00E62D72">
            <w:pPr>
              <w:pStyle w:val="TableBody"/>
              <w:spacing w:before="60" w:after="60"/>
            </w:pPr>
            <w:commentRangeStart w:id="7"/>
            <w:commentRangeStart w:id="8"/>
            <w:r w:rsidRPr="00E62D72">
              <w:t>SGMA</w:t>
            </w:r>
            <w:commentRangeEnd w:id="7"/>
            <w:r w:rsidR="00DB4757" w:rsidRPr="00E62D72">
              <w:rPr>
                <w:rStyle w:val="CommentReference"/>
                <w:rFonts w:ascii="Calibri" w:hAnsi="Calibri"/>
                <w:color w:val="000000" w:themeColor="text1"/>
                <w:position w:val="0"/>
                <w:sz w:val="22"/>
              </w:rPr>
              <w:commentReference w:id="7"/>
            </w:r>
            <w:commentRangeEnd w:id="8"/>
            <w:r w:rsidR="004C4333" w:rsidRPr="00E62D72">
              <w:rPr>
                <w:rStyle w:val="CommentReference"/>
                <w:rFonts w:ascii="Calibri" w:hAnsi="Calibri"/>
                <w:color w:val="000000" w:themeColor="text1"/>
                <w:position w:val="0"/>
                <w:sz w:val="22"/>
              </w:rPr>
              <w:commentReference w:id="8"/>
            </w:r>
          </w:p>
          <w:p w14:paraId="272C18CF" w14:textId="77777777" w:rsidR="00472911" w:rsidRPr="00E62D72" w:rsidRDefault="00472911" w:rsidP="00E62D72">
            <w:pPr>
              <w:pStyle w:val="TableBody"/>
              <w:spacing w:before="60" w:after="60"/>
            </w:pPr>
            <w:r w:rsidRPr="00E62D72">
              <w:t>CASGEM</w:t>
            </w:r>
          </w:p>
        </w:tc>
        <w:tc>
          <w:tcPr>
            <w:tcW w:w="2520" w:type="dxa"/>
            <w:hideMark/>
          </w:tcPr>
          <w:p w14:paraId="61C07266" w14:textId="5B083891" w:rsidR="00472911" w:rsidRPr="00E62D72" w:rsidRDefault="00472911" w:rsidP="00E62D72">
            <w:pPr>
              <w:pStyle w:val="TableBody"/>
              <w:spacing w:before="60" w:after="60"/>
            </w:pPr>
            <w:commentRangeStart w:id="9"/>
            <w:commentRangeStart w:id="10"/>
            <w:del w:id="11" w:author="Author">
              <w:r w:rsidRPr="00E62D72" w:rsidDel="0015307A">
                <w:delText>Optional, default is 12:00</w:delText>
              </w:r>
              <w:r w:rsidRPr="00E62D72" w:rsidDel="004C4333">
                <w:delText>:00</w:delText>
              </w:r>
              <w:commentRangeEnd w:id="9"/>
              <w:r w:rsidR="00C40DBF" w:rsidDel="004C4333">
                <w:rPr>
                  <w:rStyle w:val="CommentReference"/>
                  <w:rFonts w:ascii="Calibri" w:hAnsi="Calibri"/>
                  <w:color w:val="000000" w:themeColor="text1"/>
                  <w:position w:val="0"/>
                  <w:sz w:val="22"/>
                </w:rPr>
                <w:commentReference w:id="9"/>
              </w:r>
            </w:del>
            <w:commentRangeEnd w:id="10"/>
            <w:r w:rsidR="0015307A">
              <w:rPr>
                <w:rStyle w:val="CommentReference"/>
                <w:rFonts w:ascii="Calibri" w:hAnsi="Calibri"/>
                <w:color w:val="000000" w:themeColor="text1"/>
                <w:position w:val="0"/>
                <w:sz w:val="22"/>
              </w:rPr>
              <w:commentReference w:id="10"/>
            </w:r>
            <w:ins w:id="12" w:author="Author">
              <w:r w:rsidR="0015307A">
                <w:t>Required</w:t>
              </w:r>
            </w:ins>
          </w:p>
        </w:tc>
        <w:tc>
          <w:tcPr>
            <w:tcW w:w="2070" w:type="dxa"/>
            <w:hideMark/>
          </w:tcPr>
          <w:p w14:paraId="2EF18B8C" w14:textId="77777777" w:rsidR="00472911" w:rsidRPr="00E62D72" w:rsidRDefault="00472911" w:rsidP="00E62D72">
            <w:pPr>
              <w:pStyle w:val="TableBody"/>
              <w:spacing w:before="60" w:after="60"/>
            </w:pPr>
            <w:r w:rsidRPr="00E62D72">
              <w:t>N/A</w:t>
            </w:r>
          </w:p>
        </w:tc>
        <w:tc>
          <w:tcPr>
            <w:tcW w:w="2070" w:type="dxa"/>
            <w:hideMark/>
          </w:tcPr>
          <w:p w14:paraId="03834132" w14:textId="7A65F21F" w:rsidR="00472911" w:rsidRPr="00E62D72" w:rsidRDefault="00472911" w:rsidP="00E62D72">
            <w:pPr>
              <w:pStyle w:val="TableBody"/>
              <w:spacing w:before="60" w:after="60"/>
            </w:pPr>
            <w:commentRangeStart w:id="13"/>
            <w:commentRangeStart w:id="14"/>
            <w:r w:rsidRPr="00E62D72">
              <w:t>hh:mm</w:t>
            </w:r>
            <w:del w:id="15" w:author="Author">
              <w:r w:rsidRPr="00E62D72" w:rsidDel="004C4333">
                <w:delText>:ss</w:delText>
              </w:r>
            </w:del>
            <w:r w:rsidRPr="00E62D72">
              <w:t xml:space="preserve"> (PST 24</w:t>
            </w:r>
            <w:r w:rsidR="00A141D8">
              <w:noBreakHyphen/>
            </w:r>
            <w:r w:rsidRPr="00E62D72">
              <w:t>hour)</w:t>
            </w:r>
            <w:commentRangeEnd w:id="13"/>
            <w:r w:rsidR="00C40DBF" w:rsidRPr="00E62D72">
              <w:rPr>
                <w:rStyle w:val="CommentReference"/>
                <w:rFonts w:ascii="Calibri" w:hAnsi="Calibri"/>
                <w:color w:val="000000" w:themeColor="text1"/>
                <w:position w:val="0"/>
                <w:sz w:val="22"/>
              </w:rPr>
              <w:commentReference w:id="13"/>
            </w:r>
            <w:commentRangeEnd w:id="14"/>
            <w:r w:rsidR="00DB1927" w:rsidRPr="00E62D72">
              <w:rPr>
                <w:rStyle w:val="CommentReference"/>
                <w:rFonts w:ascii="Calibri" w:hAnsi="Calibri"/>
                <w:color w:val="000000" w:themeColor="text1"/>
                <w:position w:val="0"/>
                <w:sz w:val="22"/>
              </w:rPr>
              <w:commentReference w:id="14"/>
            </w:r>
          </w:p>
        </w:tc>
        <w:tc>
          <w:tcPr>
            <w:tcW w:w="1890" w:type="dxa"/>
            <w:hideMark/>
          </w:tcPr>
          <w:p w14:paraId="5D68CBA4" w14:textId="567523BD" w:rsidR="00472911" w:rsidRPr="00E62D72" w:rsidRDefault="00472911" w:rsidP="00E62D72">
            <w:pPr>
              <w:pStyle w:val="TableBody"/>
              <w:spacing w:before="60" w:after="60"/>
            </w:pPr>
            <w:r w:rsidRPr="00E62D72">
              <w:t>Time</w:t>
            </w:r>
          </w:p>
        </w:tc>
        <w:tc>
          <w:tcPr>
            <w:tcW w:w="4410" w:type="dxa"/>
            <w:hideMark/>
          </w:tcPr>
          <w:p w14:paraId="1859406D"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5C07114" w14:textId="77777777" w:rsidTr="00A141D8">
        <w:trPr>
          <w:cantSplit/>
          <w:trHeight w:val="20"/>
        </w:trPr>
        <w:tc>
          <w:tcPr>
            <w:tcW w:w="2605" w:type="dxa"/>
            <w:hideMark/>
          </w:tcPr>
          <w:p w14:paraId="07E8DCB2" w14:textId="77777777" w:rsidR="00472911" w:rsidRPr="00E62D72" w:rsidRDefault="00472911" w:rsidP="00E62D72">
            <w:pPr>
              <w:pStyle w:val="TableBody"/>
              <w:spacing w:before="60" w:after="60"/>
              <w:rPr>
                <w:b/>
                <w:bCs/>
              </w:rPr>
            </w:pPr>
            <w:r w:rsidRPr="00E62D72">
              <w:rPr>
                <w:b/>
                <w:bCs/>
              </w:rPr>
              <w:t>Reading at Reference Point (RRP)</w:t>
            </w:r>
          </w:p>
        </w:tc>
        <w:tc>
          <w:tcPr>
            <w:tcW w:w="4194" w:type="dxa"/>
            <w:hideMark/>
          </w:tcPr>
          <w:p w14:paraId="0B6757D5" w14:textId="02B92FF6" w:rsidR="00472911" w:rsidRPr="00E62D72" w:rsidRDefault="00472911" w:rsidP="00E62D72">
            <w:pPr>
              <w:pStyle w:val="TableBody"/>
              <w:spacing w:before="60" w:after="60"/>
            </w:pPr>
            <w:r w:rsidRPr="00E62D72">
              <w:t xml:space="preserve">Reading of the measurement device taken at the </w:t>
            </w:r>
            <w:del w:id="16" w:author="Author">
              <w:r w:rsidRPr="00E62D72" w:rsidDel="008A3A79">
                <w:delText>reference point</w:delText>
              </w:r>
            </w:del>
            <w:ins w:id="17" w:author="Author">
              <w:r w:rsidR="008A3A79">
                <w:t>RP</w:t>
              </w:r>
            </w:ins>
            <w:r w:rsidRPr="00E62D72">
              <w:t xml:space="preserve"> of the well.</w:t>
            </w:r>
          </w:p>
        </w:tc>
        <w:tc>
          <w:tcPr>
            <w:tcW w:w="1836" w:type="dxa"/>
          </w:tcPr>
          <w:p w14:paraId="16A13E94" w14:textId="2B0A9292" w:rsidR="00472911" w:rsidRPr="00094A2E" w:rsidRDefault="00472911" w:rsidP="00E62D72">
            <w:pPr>
              <w:pStyle w:val="TableBody"/>
              <w:spacing w:before="60" w:after="60"/>
              <w:rPr>
                <w:vertAlign w:val="superscript"/>
              </w:rPr>
            </w:pPr>
            <w:r w:rsidRPr="00E62D72">
              <w:t>SGMA</w:t>
            </w:r>
            <w:del w:id="18" w:author="Author">
              <w:r w:rsidRPr="00E62D72" w:rsidDel="00094A2E">
                <w:delText>*</w:delText>
              </w:r>
            </w:del>
            <w:ins w:id="19" w:author="Author">
              <w:r w:rsidR="00094A2E">
                <w:rPr>
                  <w:vertAlign w:val="superscript"/>
                </w:rPr>
                <w:t>[c]</w:t>
              </w:r>
            </w:ins>
          </w:p>
          <w:p w14:paraId="42EA7015" w14:textId="06C0CD82" w:rsidR="00472911" w:rsidRPr="00E62D72" w:rsidRDefault="00472911" w:rsidP="00E62D72">
            <w:pPr>
              <w:pStyle w:val="TableBody"/>
              <w:spacing w:before="60" w:after="60"/>
            </w:pPr>
            <w:r w:rsidRPr="00E62D72">
              <w:t>CASGEM</w:t>
            </w:r>
            <w:ins w:id="20" w:author="Author">
              <w:r w:rsidR="00094A2E">
                <w:rPr>
                  <w:vertAlign w:val="superscript"/>
                </w:rPr>
                <w:t>[c]</w:t>
              </w:r>
            </w:ins>
            <w:del w:id="21" w:author="Author">
              <w:r w:rsidRPr="00E62D72" w:rsidDel="00094A2E">
                <w:delText>*</w:delText>
              </w:r>
            </w:del>
          </w:p>
          <w:p w14:paraId="7FCF31A6" w14:textId="035E2DD2" w:rsidR="00472911" w:rsidRPr="00E62D72" w:rsidRDefault="00472911" w:rsidP="00E62D72">
            <w:pPr>
              <w:pStyle w:val="TableBody"/>
              <w:spacing w:before="60" w:after="60"/>
            </w:pPr>
            <w:r w:rsidRPr="00E62D72">
              <w:t>GeoTracker</w:t>
            </w:r>
            <w:ins w:id="22" w:author="Author">
              <w:r w:rsidR="00094A2E">
                <w:rPr>
                  <w:vertAlign w:val="superscript"/>
                </w:rPr>
                <w:t>[c]</w:t>
              </w:r>
            </w:ins>
            <w:del w:id="23" w:author="Author">
              <w:r w:rsidRPr="00E62D72" w:rsidDel="00094A2E">
                <w:delText>*</w:delText>
              </w:r>
            </w:del>
          </w:p>
        </w:tc>
        <w:tc>
          <w:tcPr>
            <w:tcW w:w="2520" w:type="dxa"/>
            <w:hideMark/>
          </w:tcPr>
          <w:p w14:paraId="4AB0A7BD" w14:textId="77777777" w:rsidR="00472911" w:rsidRPr="00E62D72" w:rsidRDefault="00472911" w:rsidP="00E62D72">
            <w:pPr>
              <w:pStyle w:val="TableBody"/>
              <w:spacing w:before="60" w:after="60"/>
            </w:pPr>
            <w:r w:rsidRPr="00E62D72">
              <w:t>Required, unless a No Measurement Code is selected</w:t>
            </w:r>
          </w:p>
        </w:tc>
        <w:tc>
          <w:tcPr>
            <w:tcW w:w="2070" w:type="dxa"/>
            <w:hideMark/>
          </w:tcPr>
          <w:p w14:paraId="761FD001" w14:textId="11CAFBE3" w:rsidR="00472911" w:rsidRPr="00E62D72" w:rsidRDefault="00472911" w:rsidP="00E62D72">
            <w:pPr>
              <w:pStyle w:val="TableBody"/>
              <w:spacing w:before="60" w:after="60"/>
            </w:pPr>
            <w:r w:rsidRPr="00E62D72">
              <w:t>Tenth of a foot</w:t>
            </w:r>
          </w:p>
        </w:tc>
        <w:tc>
          <w:tcPr>
            <w:tcW w:w="2070" w:type="dxa"/>
            <w:hideMark/>
          </w:tcPr>
          <w:p w14:paraId="3D7BA81B" w14:textId="6DD43288" w:rsidR="00472911" w:rsidRPr="00E62D72" w:rsidRDefault="00094A2E" w:rsidP="00E62D72">
            <w:pPr>
              <w:pStyle w:val="TableBody"/>
              <w:spacing w:before="60" w:after="60"/>
            </w:pPr>
            <w:ins w:id="24" w:author="Author">
              <w:r>
                <w:t>F</w:t>
              </w:r>
            </w:ins>
            <w:del w:id="25" w:author="Author">
              <w:r w:rsidR="00472911" w:rsidRPr="00E62D72" w:rsidDel="00094A2E">
                <w:delText>f</w:delText>
              </w:r>
            </w:del>
            <w:r w:rsidR="00472911" w:rsidRPr="00E62D72">
              <w:t>eet below RP</w:t>
            </w:r>
          </w:p>
        </w:tc>
        <w:tc>
          <w:tcPr>
            <w:tcW w:w="1890" w:type="dxa"/>
            <w:hideMark/>
          </w:tcPr>
          <w:p w14:paraId="4BECE375" w14:textId="332DF34E" w:rsidR="00472911" w:rsidRPr="00E62D72" w:rsidRDefault="00472911" w:rsidP="00E62D72">
            <w:pPr>
              <w:pStyle w:val="TableBody"/>
              <w:spacing w:before="60" w:after="60"/>
            </w:pPr>
            <w:r w:rsidRPr="00E62D72">
              <w:t>Numeric</w:t>
            </w:r>
          </w:p>
        </w:tc>
        <w:tc>
          <w:tcPr>
            <w:tcW w:w="4410" w:type="dxa"/>
            <w:hideMark/>
          </w:tcPr>
          <w:p w14:paraId="59DEDC90"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AE6C15C" w14:textId="77777777" w:rsidTr="00A141D8">
        <w:trPr>
          <w:cantSplit/>
          <w:trHeight w:val="20"/>
        </w:trPr>
        <w:tc>
          <w:tcPr>
            <w:tcW w:w="2605" w:type="dxa"/>
            <w:hideMark/>
          </w:tcPr>
          <w:p w14:paraId="52BEF444" w14:textId="77777777" w:rsidR="00472911" w:rsidRPr="00E62D72" w:rsidRDefault="00472911" w:rsidP="00E62D72">
            <w:pPr>
              <w:pStyle w:val="TableBody"/>
              <w:spacing w:before="60" w:after="60"/>
              <w:rPr>
                <w:b/>
                <w:bCs/>
              </w:rPr>
            </w:pPr>
            <w:r w:rsidRPr="00E62D72">
              <w:rPr>
                <w:b/>
                <w:bCs/>
              </w:rPr>
              <w:t>Reading at Water Surface (RWS)</w:t>
            </w:r>
          </w:p>
        </w:tc>
        <w:tc>
          <w:tcPr>
            <w:tcW w:w="4194" w:type="dxa"/>
            <w:hideMark/>
          </w:tcPr>
          <w:p w14:paraId="02ADB30B" w14:textId="77777777" w:rsidR="00472911" w:rsidRPr="00E62D72" w:rsidRDefault="00472911" w:rsidP="00E62D72">
            <w:pPr>
              <w:pStyle w:val="TableBody"/>
              <w:spacing w:before="60" w:after="60"/>
            </w:pPr>
            <w:r w:rsidRPr="00E62D72">
              <w:t>Measurement of the watermark on a steel tape, equivalent, or electronic sounder after making the groundwater sounding; typically, 0.00 for an electronic sounder.</w:t>
            </w:r>
          </w:p>
        </w:tc>
        <w:tc>
          <w:tcPr>
            <w:tcW w:w="1836" w:type="dxa"/>
          </w:tcPr>
          <w:p w14:paraId="5CBA5468" w14:textId="6D6190F1" w:rsidR="00472911" w:rsidRPr="00E62D72" w:rsidRDefault="00472911" w:rsidP="00E62D72">
            <w:pPr>
              <w:pStyle w:val="TableBody"/>
              <w:spacing w:before="60" w:after="60"/>
            </w:pPr>
            <w:r w:rsidRPr="00E62D72">
              <w:t>SGMA</w:t>
            </w:r>
            <w:ins w:id="26" w:author="Author">
              <w:r w:rsidR="00094A2E">
                <w:rPr>
                  <w:vertAlign w:val="superscript"/>
                </w:rPr>
                <w:t>[c]</w:t>
              </w:r>
            </w:ins>
            <w:del w:id="27" w:author="Author">
              <w:r w:rsidRPr="00E62D72" w:rsidDel="00094A2E">
                <w:delText>*</w:delText>
              </w:r>
            </w:del>
          </w:p>
          <w:p w14:paraId="73450873" w14:textId="78F5EF42" w:rsidR="00472911" w:rsidRPr="00E62D72" w:rsidDel="005C491E" w:rsidRDefault="00472911" w:rsidP="00E62D72">
            <w:pPr>
              <w:pStyle w:val="TableBody"/>
              <w:spacing w:before="60" w:after="60"/>
            </w:pPr>
            <w:r w:rsidRPr="00E62D72">
              <w:t>CASGEM</w:t>
            </w:r>
            <w:ins w:id="28" w:author="Author">
              <w:r w:rsidR="00094A2E">
                <w:rPr>
                  <w:vertAlign w:val="superscript"/>
                </w:rPr>
                <w:t>[c]</w:t>
              </w:r>
            </w:ins>
            <w:del w:id="29" w:author="Author">
              <w:r w:rsidRPr="00E62D72" w:rsidDel="00094A2E">
                <w:delText>*</w:delText>
              </w:r>
            </w:del>
          </w:p>
        </w:tc>
        <w:tc>
          <w:tcPr>
            <w:tcW w:w="2520" w:type="dxa"/>
            <w:hideMark/>
          </w:tcPr>
          <w:p w14:paraId="3A621F7C" w14:textId="77777777" w:rsidR="00472911" w:rsidRPr="00E62D72" w:rsidRDefault="00472911" w:rsidP="00E62D72">
            <w:pPr>
              <w:pStyle w:val="TableBody"/>
              <w:spacing w:before="60" w:after="60"/>
            </w:pPr>
            <w:r w:rsidRPr="00E62D72">
              <w:t>Optional, default is 0.00</w:t>
            </w:r>
          </w:p>
        </w:tc>
        <w:tc>
          <w:tcPr>
            <w:tcW w:w="2070" w:type="dxa"/>
            <w:hideMark/>
          </w:tcPr>
          <w:p w14:paraId="615EADB0" w14:textId="04DBC7E3" w:rsidR="00472911" w:rsidRPr="00E62D72" w:rsidRDefault="00472911" w:rsidP="00E62D72">
            <w:pPr>
              <w:pStyle w:val="TableBody"/>
              <w:spacing w:before="60" w:after="60"/>
            </w:pPr>
            <w:r w:rsidRPr="00E62D72">
              <w:t>Tenth of a foot</w:t>
            </w:r>
          </w:p>
        </w:tc>
        <w:tc>
          <w:tcPr>
            <w:tcW w:w="2070" w:type="dxa"/>
            <w:hideMark/>
          </w:tcPr>
          <w:p w14:paraId="083A2A62" w14:textId="75745D3D" w:rsidR="00472911" w:rsidRPr="00E62D72" w:rsidRDefault="00094A2E" w:rsidP="00E62D72">
            <w:pPr>
              <w:pStyle w:val="TableBody"/>
              <w:spacing w:before="60" w:after="60"/>
            </w:pPr>
            <w:ins w:id="30" w:author="Author">
              <w:r>
                <w:t>F</w:t>
              </w:r>
            </w:ins>
            <w:del w:id="31" w:author="Author">
              <w:r w:rsidR="00472911" w:rsidRPr="00E62D72" w:rsidDel="00094A2E">
                <w:delText>f</w:delText>
              </w:r>
            </w:del>
            <w:r w:rsidR="00472911" w:rsidRPr="00E62D72">
              <w:t>eet</w:t>
            </w:r>
          </w:p>
        </w:tc>
        <w:tc>
          <w:tcPr>
            <w:tcW w:w="1890" w:type="dxa"/>
            <w:hideMark/>
          </w:tcPr>
          <w:p w14:paraId="3A78A53A" w14:textId="7E900D0D" w:rsidR="00472911" w:rsidRPr="00E62D72" w:rsidRDefault="00472911" w:rsidP="00E62D72">
            <w:pPr>
              <w:pStyle w:val="TableBody"/>
              <w:spacing w:before="60" w:after="60"/>
            </w:pPr>
            <w:r w:rsidRPr="00E62D72">
              <w:t>Numeric</w:t>
            </w:r>
          </w:p>
        </w:tc>
        <w:tc>
          <w:tcPr>
            <w:tcW w:w="4410" w:type="dxa"/>
            <w:hideMark/>
          </w:tcPr>
          <w:p w14:paraId="416781AE"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B83B661" w14:textId="77777777" w:rsidTr="00A141D8">
        <w:trPr>
          <w:cantSplit/>
          <w:trHeight w:val="20"/>
        </w:trPr>
        <w:tc>
          <w:tcPr>
            <w:tcW w:w="2605" w:type="dxa"/>
            <w:hideMark/>
          </w:tcPr>
          <w:p w14:paraId="4194B566" w14:textId="4410F2DF" w:rsidR="00472911" w:rsidRPr="00E62D72" w:rsidRDefault="00472911" w:rsidP="00E62D72">
            <w:pPr>
              <w:pStyle w:val="TableBody"/>
              <w:keepNext/>
              <w:spacing w:before="60" w:after="60"/>
              <w:rPr>
                <w:b/>
                <w:bCs/>
              </w:rPr>
            </w:pPr>
            <w:commentRangeStart w:id="32"/>
            <w:commentRangeStart w:id="33"/>
            <w:del w:id="34" w:author="Author">
              <w:r w:rsidRPr="00E62D72" w:rsidDel="003318B2">
                <w:rPr>
                  <w:b/>
                  <w:bCs/>
                </w:rPr>
                <w:lastRenderedPageBreak/>
                <w:delText>Water Surface</w:delText>
              </w:r>
            </w:del>
            <w:ins w:id="35" w:author="Author">
              <w:r w:rsidR="003318B2">
                <w:rPr>
                  <w:b/>
                  <w:bCs/>
                </w:rPr>
                <w:t>Groundwater</w:t>
              </w:r>
            </w:ins>
            <w:r w:rsidRPr="00E62D72">
              <w:rPr>
                <w:b/>
                <w:bCs/>
              </w:rPr>
              <w:t xml:space="preserve"> Elevation (</w:t>
            </w:r>
            <w:del w:id="36" w:author="Author">
              <w:r w:rsidRPr="00E62D72" w:rsidDel="003E1C72">
                <w:rPr>
                  <w:b/>
                  <w:bCs/>
                </w:rPr>
                <w:delText>WSE</w:delText>
              </w:r>
            </w:del>
            <w:ins w:id="37" w:author="Author">
              <w:r w:rsidR="003E1C72">
                <w:rPr>
                  <w:b/>
                  <w:bCs/>
                </w:rPr>
                <w:t>GW</w:t>
              </w:r>
              <w:r w:rsidR="003E1C72" w:rsidRPr="00E62D72">
                <w:rPr>
                  <w:b/>
                  <w:bCs/>
                </w:rPr>
                <w:t>E</w:t>
              </w:r>
            </w:ins>
            <w:r w:rsidRPr="00E62D72">
              <w:rPr>
                <w:b/>
                <w:bCs/>
              </w:rPr>
              <w:t>)</w:t>
            </w:r>
            <w:commentRangeEnd w:id="32"/>
            <w:r w:rsidR="00A14DC9" w:rsidRPr="00E62D72">
              <w:rPr>
                <w:rStyle w:val="CommentReference"/>
                <w:rFonts w:ascii="Calibri" w:hAnsi="Calibri"/>
                <w:b/>
                <w:bCs/>
                <w:color w:val="000000" w:themeColor="text1"/>
                <w:position w:val="0"/>
                <w:sz w:val="22"/>
              </w:rPr>
              <w:commentReference w:id="32"/>
            </w:r>
            <w:commentRangeEnd w:id="33"/>
            <w:r w:rsidR="003318B2" w:rsidRPr="00E62D72">
              <w:rPr>
                <w:rStyle w:val="CommentReference"/>
                <w:rFonts w:ascii="Calibri" w:hAnsi="Calibri"/>
                <w:b/>
                <w:bCs/>
                <w:color w:val="000000" w:themeColor="text1"/>
                <w:position w:val="0"/>
                <w:sz w:val="22"/>
              </w:rPr>
              <w:commentReference w:id="33"/>
            </w:r>
          </w:p>
        </w:tc>
        <w:tc>
          <w:tcPr>
            <w:tcW w:w="4194" w:type="dxa"/>
            <w:hideMark/>
          </w:tcPr>
          <w:p w14:paraId="2656AD57" w14:textId="246E54D5" w:rsidR="00E62D72" w:rsidRDefault="00472911" w:rsidP="00E62D72">
            <w:pPr>
              <w:pStyle w:val="TableBody"/>
              <w:keepNext/>
              <w:spacing w:before="60" w:after="60"/>
            </w:pPr>
            <w:r w:rsidRPr="00E62D72">
              <w:t xml:space="preserve">Calculated </w:t>
            </w:r>
            <w:del w:id="38" w:author="Author">
              <w:r w:rsidRPr="00E62D72" w:rsidDel="003E1C72">
                <w:delText>water surface</w:delText>
              </w:r>
            </w:del>
            <w:ins w:id="39" w:author="Author">
              <w:del w:id="40" w:author="Author">
                <w:r w:rsidR="003E1C72" w:rsidDel="008A3A79">
                  <w:delText>groundwater</w:delText>
                </w:r>
              </w:del>
            </w:ins>
            <w:del w:id="41" w:author="Author">
              <w:r w:rsidRPr="00E62D72" w:rsidDel="008A3A79">
                <w:delText xml:space="preserve"> elevation</w:delText>
              </w:r>
            </w:del>
            <w:ins w:id="42" w:author="Author">
              <w:r w:rsidR="008A3A79">
                <w:t>GWE</w:t>
              </w:r>
            </w:ins>
            <w:r w:rsidRPr="00E62D72">
              <w:t xml:space="preserve">. </w:t>
            </w:r>
          </w:p>
          <w:p w14:paraId="00FFCEC5" w14:textId="67ACCA2B" w:rsidR="00472911" w:rsidRPr="00E62D72" w:rsidRDefault="00472911" w:rsidP="00E62D72">
            <w:pPr>
              <w:pStyle w:val="TableBody"/>
              <w:keepNext/>
              <w:spacing w:before="60" w:after="60"/>
            </w:pPr>
            <w:r w:rsidRPr="00E62D72">
              <w:t>Calculated as:</w:t>
            </w:r>
            <w:r w:rsidRPr="00E62D72">
              <w:br/>
            </w:r>
            <w:del w:id="43" w:author="Author">
              <w:r w:rsidRPr="00E62D72" w:rsidDel="003E1C72">
                <w:delText xml:space="preserve">WSE </w:delText>
              </w:r>
            </w:del>
            <w:ins w:id="44" w:author="Author">
              <w:r w:rsidR="003E1C72">
                <w:t>GW</w:t>
              </w:r>
              <w:r w:rsidR="003E1C72" w:rsidRPr="00E62D72">
                <w:t xml:space="preserve">E </w:t>
              </w:r>
            </w:ins>
            <w:r w:rsidRPr="00E62D72">
              <w:t>= RPE - (RRP - RWS)</w:t>
            </w:r>
          </w:p>
          <w:p w14:paraId="1148E783" w14:textId="1F1E8DC0" w:rsidR="00472911" w:rsidRPr="00E62D72" w:rsidRDefault="00472911" w:rsidP="00E62D72">
            <w:pPr>
              <w:pStyle w:val="TableBody"/>
              <w:keepNext/>
              <w:spacing w:before="60" w:after="60"/>
            </w:pPr>
            <w:r w:rsidRPr="00E62D72">
              <w:t xml:space="preserve">RPE = Elevation of the </w:t>
            </w:r>
            <w:del w:id="45" w:author="Author">
              <w:r w:rsidRPr="00E62D72" w:rsidDel="008A3A79">
                <w:delText>reference point</w:delText>
              </w:r>
            </w:del>
            <w:ins w:id="46" w:author="Author">
              <w:r w:rsidR="008A3A79">
                <w:t>RP</w:t>
              </w:r>
            </w:ins>
            <w:r w:rsidRPr="00E62D72">
              <w:t xml:space="preserve"> from which depth to water measurements are collected, which is reported as part of the Well Characteristics attributes</w:t>
            </w:r>
          </w:p>
        </w:tc>
        <w:tc>
          <w:tcPr>
            <w:tcW w:w="1836" w:type="dxa"/>
          </w:tcPr>
          <w:p w14:paraId="34E64982" w14:textId="7CF4D5BB" w:rsidR="00472911" w:rsidRPr="00E62D72" w:rsidRDefault="00B077C9" w:rsidP="00E62D72">
            <w:pPr>
              <w:pStyle w:val="TableBody"/>
              <w:keepNext/>
              <w:spacing w:before="60" w:after="60"/>
            </w:pPr>
            <w:r>
              <w:t>None</w:t>
            </w:r>
          </w:p>
        </w:tc>
        <w:tc>
          <w:tcPr>
            <w:tcW w:w="2520" w:type="dxa"/>
            <w:hideMark/>
          </w:tcPr>
          <w:p w14:paraId="019ECD8F" w14:textId="77777777" w:rsidR="00472911" w:rsidRPr="00E62D72" w:rsidRDefault="00472911" w:rsidP="00E62D72">
            <w:pPr>
              <w:pStyle w:val="TableBody"/>
              <w:keepNext/>
              <w:spacing w:before="60" w:after="60"/>
            </w:pPr>
            <w:r w:rsidRPr="00E62D72">
              <w:t>Optional</w:t>
            </w:r>
          </w:p>
        </w:tc>
        <w:tc>
          <w:tcPr>
            <w:tcW w:w="2070" w:type="dxa"/>
            <w:hideMark/>
          </w:tcPr>
          <w:p w14:paraId="44408572" w14:textId="7751B7C3" w:rsidR="00472911" w:rsidRPr="00E62D72" w:rsidRDefault="00472911" w:rsidP="00E62D72">
            <w:pPr>
              <w:pStyle w:val="TableBody"/>
              <w:keepNext/>
              <w:spacing w:before="60" w:after="60"/>
            </w:pPr>
            <w:r w:rsidRPr="00E62D72">
              <w:t>Tenth of a foot</w:t>
            </w:r>
          </w:p>
        </w:tc>
        <w:tc>
          <w:tcPr>
            <w:tcW w:w="2070" w:type="dxa"/>
            <w:hideMark/>
          </w:tcPr>
          <w:p w14:paraId="7A4C3D7B" w14:textId="77777777" w:rsidR="00472911" w:rsidRPr="00E62D72" w:rsidRDefault="00472911" w:rsidP="00E62D72">
            <w:pPr>
              <w:pStyle w:val="TableBody"/>
              <w:keepNext/>
              <w:spacing w:before="60" w:after="60"/>
            </w:pPr>
            <w:r w:rsidRPr="00E62D72">
              <w:t>Feet; default in NAVD88</w:t>
            </w:r>
          </w:p>
        </w:tc>
        <w:tc>
          <w:tcPr>
            <w:tcW w:w="1890" w:type="dxa"/>
            <w:hideMark/>
          </w:tcPr>
          <w:p w14:paraId="59DF7F88" w14:textId="1503A06A" w:rsidR="00472911" w:rsidRPr="00E62D72" w:rsidRDefault="00472911" w:rsidP="00E62D72">
            <w:pPr>
              <w:pStyle w:val="TableBody"/>
              <w:keepNext/>
              <w:spacing w:before="60" w:after="60"/>
            </w:pPr>
            <w:r w:rsidRPr="00E62D72">
              <w:t>Numeric</w:t>
            </w:r>
          </w:p>
        </w:tc>
        <w:tc>
          <w:tcPr>
            <w:tcW w:w="4410" w:type="dxa"/>
            <w:hideMark/>
          </w:tcPr>
          <w:p w14:paraId="6E2C7B51" w14:textId="77777777" w:rsidR="00472911" w:rsidRPr="003F7E82" w:rsidRDefault="00472911" w:rsidP="00E62D72">
            <w:pPr>
              <w:pStyle w:val="TableBody"/>
              <w:keepNext/>
              <w:spacing w:before="60" w:after="60"/>
              <w:rPr>
                <w:color w:val="000000"/>
              </w:rPr>
            </w:pPr>
            <w:r w:rsidRPr="003F7E82">
              <w:rPr>
                <w:color w:val="000000"/>
              </w:rPr>
              <w:t>N/A</w:t>
            </w:r>
          </w:p>
        </w:tc>
      </w:tr>
      <w:tr w:rsidR="00E62D72" w:rsidRPr="003F7E82" w14:paraId="6D4B8A00" w14:textId="77777777" w:rsidTr="00A141D8">
        <w:trPr>
          <w:cantSplit/>
          <w:trHeight w:val="20"/>
        </w:trPr>
        <w:tc>
          <w:tcPr>
            <w:tcW w:w="2605" w:type="dxa"/>
            <w:hideMark/>
          </w:tcPr>
          <w:p w14:paraId="46F88D11" w14:textId="25175A85" w:rsidR="00472911" w:rsidRPr="00E62D72" w:rsidRDefault="00472911" w:rsidP="00E62D72">
            <w:pPr>
              <w:pStyle w:val="TableBody"/>
              <w:spacing w:before="60" w:after="60"/>
              <w:rPr>
                <w:b/>
                <w:bCs/>
              </w:rPr>
            </w:pPr>
            <w:r w:rsidRPr="00E62D72">
              <w:rPr>
                <w:b/>
                <w:bCs/>
              </w:rPr>
              <w:t>Ground Surface</w:t>
            </w:r>
            <w:ins w:id="47" w:author="Author">
              <w:r w:rsidR="008A3A79">
                <w:rPr>
                  <w:b/>
                  <w:bCs/>
                </w:rPr>
                <w:t xml:space="preserve"> (GS)</w:t>
              </w:r>
            </w:ins>
            <w:r w:rsidRPr="00E62D72">
              <w:rPr>
                <w:b/>
                <w:bCs/>
              </w:rPr>
              <w:t xml:space="preserve"> to Water Surface (</w:t>
            </w:r>
            <w:del w:id="48" w:author="Author">
              <w:r w:rsidRPr="00E62D72" w:rsidDel="008A3A79">
                <w:rPr>
                  <w:b/>
                  <w:bCs/>
                </w:rPr>
                <w:delText xml:space="preserve">GS to </w:delText>
              </w:r>
            </w:del>
            <w:r w:rsidRPr="00E62D72">
              <w:rPr>
                <w:b/>
                <w:bCs/>
              </w:rPr>
              <w:t>WS)</w:t>
            </w:r>
          </w:p>
        </w:tc>
        <w:tc>
          <w:tcPr>
            <w:tcW w:w="4194" w:type="dxa"/>
            <w:hideMark/>
          </w:tcPr>
          <w:p w14:paraId="5BD73243" w14:textId="77777777" w:rsidR="00E62D72" w:rsidRDefault="00472911" w:rsidP="00E62D72">
            <w:pPr>
              <w:pStyle w:val="TableBody"/>
              <w:spacing w:before="60" w:after="60"/>
            </w:pPr>
            <w:r w:rsidRPr="00E62D72">
              <w:t>Depth to water below ground surface.</w:t>
            </w:r>
          </w:p>
          <w:p w14:paraId="4848993F" w14:textId="73213410" w:rsidR="00472911" w:rsidRPr="00E62D72" w:rsidRDefault="00472911" w:rsidP="00E62D72">
            <w:pPr>
              <w:pStyle w:val="TableBody"/>
              <w:spacing w:before="60" w:after="60"/>
            </w:pPr>
            <w:r w:rsidRPr="00E62D72">
              <w:t>Calculated as:</w:t>
            </w:r>
            <w:r w:rsidRPr="00E62D72">
              <w:br/>
              <w:t>GS to WS = GSE - WSE</w:t>
            </w:r>
          </w:p>
          <w:p w14:paraId="3E2B5711" w14:textId="69B01645" w:rsidR="00472911" w:rsidRPr="00E62D72" w:rsidRDefault="00472911" w:rsidP="00E62D72">
            <w:pPr>
              <w:pStyle w:val="TableBody"/>
              <w:spacing w:before="60" w:after="60"/>
            </w:pPr>
            <w:r w:rsidRPr="00E62D72">
              <w:t>GSE = Elevation of the ground surface associated with the location of the well, which is reported as part of the Well Characteristics attributes.</w:t>
            </w:r>
          </w:p>
        </w:tc>
        <w:tc>
          <w:tcPr>
            <w:tcW w:w="1836" w:type="dxa"/>
          </w:tcPr>
          <w:p w14:paraId="1FB7F58E" w14:textId="55EAAFD2" w:rsidR="00472911" w:rsidRPr="00E62D72" w:rsidRDefault="00B077C9" w:rsidP="00E62D72">
            <w:pPr>
              <w:pStyle w:val="TableBody"/>
              <w:spacing w:before="60" w:after="60"/>
            </w:pPr>
            <w:r>
              <w:t>None</w:t>
            </w:r>
          </w:p>
        </w:tc>
        <w:tc>
          <w:tcPr>
            <w:tcW w:w="2520" w:type="dxa"/>
            <w:hideMark/>
          </w:tcPr>
          <w:p w14:paraId="6F53FBE9" w14:textId="77777777" w:rsidR="00472911" w:rsidRPr="00E62D72" w:rsidRDefault="00472911" w:rsidP="00E62D72">
            <w:pPr>
              <w:pStyle w:val="TableBody"/>
              <w:spacing w:before="60" w:after="60"/>
            </w:pPr>
            <w:r w:rsidRPr="00E62D72">
              <w:t>Optional</w:t>
            </w:r>
          </w:p>
        </w:tc>
        <w:tc>
          <w:tcPr>
            <w:tcW w:w="2070" w:type="dxa"/>
            <w:hideMark/>
          </w:tcPr>
          <w:p w14:paraId="03F403BF" w14:textId="472DBDA0" w:rsidR="00472911" w:rsidRPr="00E62D72" w:rsidRDefault="00472911" w:rsidP="00E62D72">
            <w:pPr>
              <w:pStyle w:val="TableBody"/>
              <w:spacing w:before="60" w:after="60"/>
            </w:pPr>
            <w:r w:rsidRPr="00E62D72">
              <w:t>Tenth of a foot</w:t>
            </w:r>
          </w:p>
        </w:tc>
        <w:tc>
          <w:tcPr>
            <w:tcW w:w="2070" w:type="dxa"/>
            <w:hideMark/>
          </w:tcPr>
          <w:p w14:paraId="434071A8" w14:textId="40D08907" w:rsidR="00472911" w:rsidRPr="00E62D72" w:rsidRDefault="00472911" w:rsidP="00E62D72">
            <w:pPr>
              <w:pStyle w:val="TableBody"/>
              <w:spacing w:before="60" w:after="60"/>
            </w:pPr>
            <w:r w:rsidRPr="00E62D72">
              <w:t>Feet below ground surface</w:t>
            </w:r>
            <w:del w:id="49" w:author="Author">
              <w:r w:rsidRPr="00E62D72" w:rsidDel="008A3A79">
                <w:delText xml:space="preserve"> (bgs)</w:delText>
              </w:r>
            </w:del>
          </w:p>
        </w:tc>
        <w:tc>
          <w:tcPr>
            <w:tcW w:w="1890" w:type="dxa"/>
            <w:hideMark/>
          </w:tcPr>
          <w:p w14:paraId="1A550782" w14:textId="1B25AC95" w:rsidR="00472911" w:rsidRPr="00E62D72" w:rsidRDefault="00472911" w:rsidP="00E62D72">
            <w:pPr>
              <w:pStyle w:val="TableBody"/>
              <w:spacing w:before="60" w:after="60"/>
            </w:pPr>
            <w:r w:rsidRPr="00E62D72">
              <w:t>Numeric</w:t>
            </w:r>
          </w:p>
        </w:tc>
        <w:tc>
          <w:tcPr>
            <w:tcW w:w="4410" w:type="dxa"/>
            <w:hideMark/>
          </w:tcPr>
          <w:p w14:paraId="4B0DD906"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8B2C358" w14:textId="77777777" w:rsidTr="00A141D8">
        <w:trPr>
          <w:cantSplit/>
          <w:trHeight w:val="20"/>
        </w:trPr>
        <w:tc>
          <w:tcPr>
            <w:tcW w:w="2605" w:type="dxa"/>
            <w:hideMark/>
          </w:tcPr>
          <w:p w14:paraId="05FA2581" w14:textId="77777777" w:rsidR="00472911" w:rsidRPr="00E62D72" w:rsidRDefault="00472911" w:rsidP="00E62D72">
            <w:pPr>
              <w:pStyle w:val="TableBody"/>
              <w:spacing w:before="60" w:after="60"/>
              <w:rPr>
                <w:b/>
                <w:bCs/>
              </w:rPr>
            </w:pPr>
            <w:r w:rsidRPr="00E62D72">
              <w:rPr>
                <w:b/>
                <w:bCs/>
              </w:rPr>
              <w:t>Water Level Datum</w:t>
            </w:r>
          </w:p>
        </w:tc>
        <w:tc>
          <w:tcPr>
            <w:tcW w:w="4194" w:type="dxa"/>
            <w:hideMark/>
          </w:tcPr>
          <w:p w14:paraId="687D70F2" w14:textId="77777777" w:rsidR="00472911" w:rsidRPr="00E62D72" w:rsidRDefault="00472911" w:rsidP="00E62D72">
            <w:pPr>
              <w:pStyle w:val="TableBody"/>
              <w:spacing w:before="60" w:after="60"/>
            </w:pPr>
            <w:r w:rsidRPr="00E62D72">
              <w:t>Vertical datum associated with calculated water surface elevation.</w:t>
            </w:r>
          </w:p>
        </w:tc>
        <w:tc>
          <w:tcPr>
            <w:tcW w:w="1836" w:type="dxa"/>
          </w:tcPr>
          <w:p w14:paraId="2F62DEC3" w14:textId="33A28F8F" w:rsidR="00472911" w:rsidRPr="00E62D72" w:rsidRDefault="00B077C9" w:rsidP="00E62D72">
            <w:pPr>
              <w:pStyle w:val="TableBody"/>
              <w:spacing w:before="60" w:after="60"/>
            </w:pPr>
            <w:commentRangeStart w:id="50"/>
            <w:commentRangeStart w:id="51"/>
            <w:r>
              <w:t>None</w:t>
            </w:r>
          </w:p>
        </w:tc>
        <w:tc>
          <w:tcPr>
            <w:tcW w:w="2520" w:type="dxa"/>
            <w:hideMark/>
          </w:tcPr>
          <w:p w14:paraId="7F08B96D" w14:textId="77777777" w:rsidR="00472911" w:rsidRPr="00E62D72" w:rsidRDefault="00472911" w:rsidP="00E62D72">
            <w:pPr>
              <w:pStyle w:val="TableBody"/>
              <w:spacing w:before="60" w:after="60"/>
            </w:pPr>
            <w:r w:rsidRPr="00E62D72">
              <w:t>Required</w:t>
            </w:r>
            <w:commentRangeEnd w:id="50"/>
            <w:r w:rsidR="00A14DC9" w:rsidRPr="00E62D72">
              <w:rPr>
                <w:rStyle w:val="CommentReference"/>
                <w:rFonts w:ascii="Calibri" w:hAnsi="Calibri"/>
                <w:color w:val="000000" w:themeColor="text1"/>
                <w:position w:val="0"/>
                <w:sz w:val="22"/>
              </w:rPr>
              <w:commentReference w:id="50"/>
            </w:r>
            <w:commentRangeEnd w:id="51"/>
            <w:r w:rsidR="0072348F" w:rsidRPr="00E62D72">
              <w:rPr>
                <w:rStyle w:val="CommentReference"/>
                <w:rFonts w:ascii="Calibri" w:hAnsi="Calibri"/>
                <w:color w:val="000000" w:themeColor="text1"/>
                <w:position w:val="0"/>
                <w:sz w:val="22"/>
              </w:rPr>
              <w:commentReference w:id="51"/>
            </w:r>
          </w:p>
        </w:tc>
        <w:tc>
          <w:tcPr>
            <w:tcW w:w="2070" w:type="dxa"/>
            <w:hideMark/>
          </w:tcPr>
          <w:p w14:paraId="0CBE7B98" w14:textId="77777777" w:rsidR="00472911" w:rsidRPr="00E62D72" w:rsidRDefault="00472911" w:rsidP="00E62D72">
            <w:pPr>
              <w:pStyle w:val="TableBody"/>
              <w:spacing w:before="60" w:after="60"/>
            </w:pPr>
            <w:r w:rsidRPr="00E62D72">
              <w:t>N/A</w:t>
            </w:r>
          </w:p>
        </w:tc>
        <w:tc>
          <w:tcPr>
            <w:tcW w:w="2070" w:type="dxa"/>
            <w:hideMark/>
          </w:tcPr>
          <w:p w14:paraId="02982667" w14:textId="77777777" w:rsidR="00472911" w:rsidRPr="00E62D72" w:rsidRDefault="00472911" w:rsidP="00E62D72">
            <w:pPr>
              <w:pStyle w:val="TableBody"/>
              <w:spacing w:before="60" w:after="60"/>
            </w:pPr>
            <w:r w:rsidRPr="00E62D72">
              <w:t>NAVD88 (recommended)</w:t>
            </w:r>
          </w:p>
        </w:tc>
        <w:tc>
          <w:tcPr>
            <w:tcW w:w="1890" w:type="dxa"/>
            <w:hideMark/>
          </w:tcPr>
          <w:p w14:paraId="2205E907" w14:textId="0F5A9E35" w:rsidR="00472911" w:rsidRPr="00E62D72" w:rsidRDefault="00472911" w:rsidP="00E62D72">
            <w:pPr>
              <w:pStyle w:val="TableBody"/>
              <w:spacing w:before="60" w:after="60"/>
            </w:pPr>
            <w:r w:rsidRPr="00E62D72">
              <w:t>Text (selected from list of options)</w:t>
            </w:r>
          </w:p>
        </w:tc>
        <w:tc>
          <w:tcPr>
            <w:tcW w:w="4410" w:type="dxa"/>
            <w:hideMark/>
          </w:tcPr>
          <w:p w14:paraId="57C98072" w14:textId="77777777" w:rsidR="00472911" w:rsidRDefault="00472911" w:rsidP="00E62D72">
            <w:pPr>
              <w:pStyle w:val="TableBody"/>
              <w:spacing w:before="60" w:after="60"/>
              <w:rPr>
                <w:color w:val="000000"/>
              </w:rPr>
            </w:pPr>
            <w:r>
              <w:rPr>
                <w:color w:val="000000"/>
              </w:rPr>
              <w:t>WGS84</w:t>
            </w:r>
          </w:p>
          <w:p w14:paraId="68516A28" w14:textId="77777777" w:rsidR="00472911" w:rsidRDefault="00472911" w:rsidP="00E62D72">
            <w:pPr>
              <w:pStyle w:val="TableBody"/>
              <w:spacing w:before="60" w:after="60"/>
              <w:rPr>
                <w:color w:val="000000"/>
              </w:rPr>
            </w:pPr>
            <w:r>
              <w:rPr>
                <w:color w:val="000000"/>
              </w:rPr>
              <w:t>NAVD88</w:t>
            </w:r>
          </w:p>
          <w:p w14:paraId="16626B15" w14:textId="77777777" w:rsidR="00472911" w:rsidRPr="003F7E82" w:rsidRDefault="00472911" w:rsidP="00E62D72">
            <w:pPr>
              <w:pStyle w:val="TableBody"/>
              <w:spacing w:before="60" w:after="60"/>
              <w:rPr>
                <w:color w:val="000000"/>
              </w:rPr>
            </w:pPr>
            <w:r w:rsidRPr="00B7351A">
              <w:rPr>
                <w:color w:val="000000"/>
              </w:rPr>
              <w:t>NGVD29</w:t>
            </w:r>
          </w:p>
        </w:tc>
      </w:tr>
      <w:tr w:rsidR="00E62D72" w:rsidRPr="000C78C2" w14:paraId="7B6ED01A" w14:textId="77777777" w:rsidTr="00A141D8">
        <w:trPr>
          <w:cantSplit/>
          <w:trHeight w:val="20"/>
        </w:trPr>
        <w:tc>
          <w:tcPr>
            <w:tcW w:w="2605" w:type="dxa"/>
            <w:hideMark/>
          </w:tcPr>
          <w:p w14:paraId="5CFCE215" w14:textId="77777777" w:rsidR="00472911" w:rsidRPr="00E62D72" w:rsidRDefault="00472911" w:rsidP="00E62D72">
            <w:pPr>
              <w:pStyle w:val="TableBody"/>
              <w:spacing w:before="60" w:after="60"/>
              <w:rPr>
                <w:b/>
                <w:bCs/>
              </w:rPr>
            </w:pPr>
            <w:r w:rsidRPr="00E62D72">
              <w:rPr>
                <w:b/>
                <w:bCs/>
              </w:rPr>
              <w:t>No Measurement Code</w:t>
            </w:r>
          </w:p>
        </w:tc>
        <w:tc>
          <w:tcPr>
            <w:tcW w:w="4194" w:type="dxa"/>
            <w:hideMark/>
          </w:tcPr>
          <w:p w14:paraId="6C7A14AC" w14:textId="77777777" w:rsidR="00472911" w:rsidRPr="00E62D72" w:rsidRDefault="00472911" w:rsidP="00E62D72">
            <w:pPr>
              <w:pStyle w:val="TableBody"/>
              <w:spacing w:before="60" w:after="60"/>
            </w:pPr>
            <w:r w:rsidRPr="00E62D72">
              <w:t>Code providing explanation for no groundwater level measurement being taken.</w:t>
            </w:r>
          </w:p>
        </w:tc>
        <w:tc>
          <w:tcPr>
            <w:tcW w:w="1836" w:type="dxa"/>
          </w:tcPr>
          <w:p w14:paraId="2277EA8B" w14:textId="68187410" w:rsidR="00472911" w:rsidRPr="00E62D72" w:rsidRDefault="00472911" w:rsidP="00E62D72">
            <w:pPr>
              <w:pStyle w:val="TableBody"/>
              <w:spacing w:before="60" w:after="60"/>
            </w:pPr>
            <w:r w:rsidRPr="00E62D72">
              <w:t>SGMA</w:t>
            </w:r>
            <w:ins w:id="52" w:author="Author">
              <w:r w:rsidR="00094A2E">
                <w:rPr>
                  <w:vertAlign w:val="superscript"/>
                </w:rPr>
                <w:t>[c]</w:t>
              </w:r>
            </w:ins>
            <w:del w:id="53" w:author="Author">
              <w:r w:rsidRPr="00E62D72" w:rsidDel="00094A2E">
                <w:delText>*</w:delText>
              </w:r>
            </w:del>
          </w:p>
          <w:p w14:paraId="6D6DAB3D" w14:textId="756041E0" w:rsidR="00472911" w:rsidRPr="00E62D72" w:rsidRDefault="00472911" w:rsidP="00E62D72">
            <w:pPr>
              <w:pStyle w:val="TableBody"/>
              <w:spacing w:before="60" w:after="60"/>
            </w:pPr>
            <w:r w:rsidRPr="00E62D72">
              <w:t>CASGEM</w:t>
            </w:r>
            <w:ins w:id="54" w:author="Author">
              <w:r w:rsidR="00094A2E">
                <w:rPr>
                  <w:vertAlign w:val="superscript"/>
                </w:rPr>
                <w:t>[c]</w:t>
              </w:r>
            </w:ins>
            <w:del w:id="55" w:author="Author">
              <w:r w:rsidRPr="00E62D72" w:rsidDel="00094A2E">
                <w:delText>*</w:delText>
              </w:r>
            </w:del>
          </w:p>
        </w:tc>
        <w:tc>
          <w:tcPr>
            <w:tcW w:w="2520" w:type="dxa"/>
            <w:hideMark/>
          </w:tcPr>
          <w:p w14:paraId="234F2DB6" w14:textId="4C1A3909" w:rsidR="00472911" w:rsidRPr="00E62D72" w:rsidRDefault="00472911" w:rsidP="00E62D72">
            <w:pPr>
              <w:pStyle w:val="TableBody"/>
              <w:spacing w:before="60" w:after="60"/>
            </w:pPr>
            <w:r w:rsidRPr="00E62D72">
              <w:t>Required, unless a</w:t>
            </w:r>
            <w:ins w:id="56" w:author="Author">
              <w:r w:rsidR="008A3A79">
                <w:t>n</w:t>
              </w:r>
            </w:ins>
            <w:r w:rsidRPr="00E62D72">
              <w:t xml:space="preserve"> RRP is entered</w:t>
            </w:r>
          </w:p>
        </w:tc>
        <w:tc>
          <w:tcPr>
            <w:tcW w:w="2070" w:type="dxa"/>
            <w:hideMark/>
          </w:tcPr>
          <w:p w14:paraId="2F995DFC" w14:textId="77777777" w:rsidR="00472911" w:rsidRPr="00E62D72" w:rsidRDefault="00472911" w:rsidP="00E62D72">
            <w:pPr>
              <w:pStyle w:val="TableBody"/>
              <w:spacing w:before="60" w:after="60"/>
            </w:pPr>
            <w:r w:rsidRPr="00E62D72">
              <w:t>N/A</w:t>
            </w:r>
          </w:p>
        </w:tc>
        <w:tc>
          <w:tcPr>
            <w:tcW w:w="2070" w:type="dxa"/>
            <w:hideMark/>
          </w:tcPr>
          <w:p w14:paraId="29B74F3C" w14:textId="77777777" w:rsidR="00472911" w:rsidRPr="00E62D72" w:rsidRDefault="00472911" w:rsidP="00E62D72">
            <w:pPr>
              <w:pStyle w:val="TableBody"/>
              <w:spacing w:before="60" w:after="60"/>
            </w:pPr>
            <w:r w:rsidRPr="00E62D72">
              <w:t>N/A</w:t>
            </w:r>
          </w:p>
        </w:tc>
        <w:tc>
          <w:tcPr>
            <w:tcW w:w="1890" w:type="dxa"/>
            <w:hideMark/>
          </w:tcPr>
          <w:p w14:paraId="78677D98" w14:textId="22741512" w:rsidR="00472911" w:rsidRPr="00E62D72" w:rsidRDefault="00472911" w:rsidP="00E62D72">
            <w:pPr>
              <w:pStyle w:val="TableBody"/>
              <w:spacing w:before="60" w:after="60"/>
            </w:pPr>
            <w:r w:rsidRPr="00E62D72">
              <w:t>Text (selected from list of options)</w:t>
            </w:r>
          </w:p>
        </w:tc>
        <w:tc>
          <w:tcPr>
            <w:tcW w:w="4410" w:type="dxa"/>
            <w:hideMark/>
          </w:tcPr>
          <w:p w14:paraId="354A3764" w14:textId="5A5927C2" w:rsidR="00472911" w:rsidRPr="00E62D72" w:rsidRDefault="00472911" w:rsidP="00E62D72">
            <w:pPr>
              <w:pStyle w:val="TableBullet"/>
              <w:spacing w:before="60" w:after="60"/>
            </w:pPr>
            <w:r w:rsidRPr="00E62D72">
              <w:t>0 – Measurement Discontinued</w:t>
            </w:r>
          </w:p>
          <w:p w14:paraId="7B3BC4E0" w14:textId="77777777" w:rsidR="00472911" w:rsidRPr="00E62D72" w:rsidRDefault="00472911" w:rsidP="00E62D72">
            <w:pPr>
              <w:pStyle w:val="TableBullet"/>
              <w:spacing w:before="60" w:after="60"/>
            </w:pPr>
            <w:r w:rsidRPr="00E62D72">
              <w:t>1 – Pumping</w:t>
            </w:r>
          </w:p>
          <w:p w14:paraId="3EFCC581" w14:textId="29571D9C" w:rsidR="00472911" w:rsidRPr="00E62D72" w:rsidRDefault="00472911" w:rsidP="00E62D72">
            <w:pPr>
              <w:pStyle w:val="TableBullet"/>
              <w:spacing w:before="60" w:after="60"/>
            </w:pPr>
            <w:r w:rsidRPr="00E62D72">
              <w:t>2 – Pump house locked</w:t>
            </w:r>
          </w:p>
          <w:p w14:paraId="0231B0B9" w14:textId="0E17C53D" w:rsidR="00472911" w:rsidRPr="00E62D72" w:rsidRDefault="00472911" w:rsidP="00E62D72">
            <w:pPr>
              <w:pStyle w:val="TableBullet"/>
              <w:spacing w:before="60" w:after="60"/>
            </w:pPr>
            <w:r w:rsidRPr="00E62D72">
              <w:t>3 – Tape hung up</w:t>
            </w:r>
          </w:p>
          <w:p w14:paraId="475547ED" w14:textId="40F6674A" w:rsidR="00472911" w:rsidRPr="00E62D72" w:rsidRDefault="00472911" w:rsidP="00E62D72">
            <w:pPr>
              <w:pStyle w:val="TableBullet"/>
              <w:spacing w:before="60" w:after="60"/>
            </w:pPr>
            <w:r w:rsidRPr="00E62D72">
              <w:t>4 – Can't get tape in casing</w:t>
            </w:r>
          </w:p>
          <w:p w14:paraId="2DB53B13" w14:textId="47E54937" w:rsidR="00472911" w:rsidRPr="00E62D72" w:rsidRDefault="00472911" w:rsidP="00E62D72">
            <w:pPr>
              <w:pStyle w:val="TableBullet"/>
              <w:spacing w:before="60" w:after="60"/>
            </w:pPr>
            <w:r w:rsidRPr="00E62D72">
              <w:t>5 – Unable to locate well</w:t>
            </w:r>
          </w:p>
          <w:p w14:paraId="1CA80891" w14:textId="423699D3" w:rsidR="00472911" w:rsidRPr="00E62D72" w:rsidRDefault="00472911" w:rsidP="00E62D72">
            <w:pPr>
              <w:pStyle w:val="TableBullet"/>
              <w:spacing w:before="60" w:after="60"/>
            </w:pPr>
            <w:r w:rsidRPr="00E62D72">
              <w:t>6 – Well has been destroyed</w:t>
            </w:r>
          </w:p>
          <w:p w14:paraId="755D7325" w14:textId="43B7FB22" w:rsidR="00472911" w:rsidRPr="00E62D72" w:rsidRDefault="00472911" w:rsidP="00E62D72">
            <w:pPr>
              <w:pStyle w:val="TableBullet"/>
              <w:spacing w:before="60" w:after="60"/>
            </w:pPr>
            <w:r w:rsidRPr="00E62D72">
              <w:t>7 – Special/Other</w:t>
            </w:r>
          </w:p>
          <w:p w14:paraId="1D1755CB" w14:textId="042A2C22" w:rsidR="00472911" w:rsidRPr="00E62D72" w:rsidRDefault="00472911" w:rsidP="00E62D72">
            <w:pPr>
              <w:pStyle w:val="TableBullet"/>
              <w:spacing w:before="60" w:after="60"/>
            </w:pPr>
            <w:r w:rsidRPr="00E62D72">
              <w:t>8 – Casing leaking or wet</w:t>
            </w:r>
          </w:p>
          <w:p w14:paraId="23431042" w14:textId="60EBD397" w:rsidR="00472911" w:rsidRPr="00E62D72" w:rsidRDefault="00472911" w:rsidP="00E62D72">
            <w:pPr>
              <w:pStyle w:val="TableBullet"/>
              <w:spacing w:before="60" w:after="60"/>
            </w:pPr>
            <w:r w:rsidRPr="00E62D72">
              <w:t>9 – Temporarily inaccessible</w:t>
            </w:r>
          </w:p>
          <w:p w14:paraId="5ED380B4" w14:textId="52212D62" w:rsidR="00472911" w:rsidRPr="00E62D72" w:rsidRDefault="00472911" w:rsidP="00E62D72">
            <w:pPr>
              <w:pStyle w:val="TableBullet"/>
              <w:spacing w:before="60" w:after="60"/>
            </w:pPr>
            <w:r w:rsidRPr="00E62D72">
              <w:t>D – Dry well</w:t>
            </w:r>
          </w:p>
          <w:p w14:paraId="72FD533A" w14:textId="5DD6E729" w:rsidR="00472911" w:rsidRPr="00E62D72" w:rsidRDefault="00472911" w:rsidP="00E62D72">
            <w:pPr>
              <w:pStyle w:val="TableBullet"/>
              <w:spacing w:before="60" w:after="60"/>
            </w:pPr>
            <w:r w:rsidRPr="00E62D72">
              <w:t>F – Flowing artesian well</w:t>
            </w:r>
          </w:p>
        </w:tc>
      </w:tr>
      <w:tr w:rsidR="00E62D72" w:rsidRPr="000C78C2" w14:paraId="2BBAE87E" w14:textId="77777777" w:rsidTr="00A141D8">
        <w:trPr>
          <w:cantSplit/>
          <w:trHeight w:val="20"/>
        </w:trPr>
        <w:tc>
          <w:tcPr>
            <w:tcW w:w="2605" w:type="dxa"/>
            <w:hideMark/>
          </w:tcPr>
          <w:p w14:paraId="65327559" w14:textId="77777777" w:rsidR="00472911" w:rsidRPr="00E62D72" w:rsidRDefault="00472911" w:rsidP="00E62D72">
            <w:pPr>
              <w:pStyle w:val="TableBody"/>
              <w:keepNext/>
              <w:spacing w:before="60" w:after="60"/>
              <w:rPr>
                <w:b/>
                <w:bCs/>
              </w:rPr>
            </w:pPr>
            <w:commentRangeStart w:id="57"/>
            <w:commentRangeStart w:id="58"/>
            <w:r w:rsidRPr="00E62D72">
              <w:rPr>
                <w:b/>
                <w:bCs/>
              </w:rPr>
              <w:lastRenderedPageBreak/>
              <w:t>Measurement Quality Code</w:t>
            </w:r>
            <w:commentRangeEnd w:id="57"/>
            <w:r w:rsidR="00600D0C" w:rsidRPr="00E62D72">
              <w:rPr>
                <w:rStyle w:val="CommentReference"/>
                <w:rFonts w:ascii="Calibri" w:hAnsi="Calibri"/>
                <w:b/>
                <w:bCs/>
                <w:color w:val="000000" w:themeColor="text1"/>
                <w:position w:val="0"/>
                <w:sz w:val="22"/>
              </w:rPr>
              <w:commentReference w:id="57"/>
            </w:r>
            <w:commentRangeEnd w:id="58"/>
            <w:r w:rsidR="00A52EE6" w:rsidRPr="00E62D72">
              <w:rPr>
                <w:rStyle w:val="CommentReference"/>
                <w:rFonts w:ascii="Calibri" w:hAnsi="Calibri"/>
                <w:b/>
                <w:bCs/>
                <w:color w:val="000000" w:themeColor="text1"/>
                <w:position w:val="0"/>
                <w:sz w:val="22"/>
              </w:rPr>
              <w:commentReference w:id="58"/>
            </w:r>
          </w:p>
        </w:tc>
        <w:tc>
          <w:tcPr>
            <w:tcW w:w="4194" w:type="dxa"/>
            <w:hideMark/>
          </w:tcPr>
          <w:p w14:paraId="5BCCB391" w14:textId="77777777" w:rsidR="00472911" w:rsidRPr="00E62D72" w:rsidRDefault="00472911" w:rsidP="00E62D72">
            <w:pPr>
              <w:pStyle w:val="TableBody"/>
              <w:keepNext/>
              <w:spacing w:before="60" w:after="60"/>
            </w:pPr>
            <w:r w:rsidRPr="00E62D72">
              <w:t>Code providing a description of the quality of the groundwater level measurement.</w:t>
            </w:r>
          </w:p>
        </w:tc>
        <w:tc>
          <w:tcPr>
            <w:tcW w:w="1836" w:type="dxa"/>
          </w:tcPr>
          <w:p w14:paraId="5711B284" w14:textId="4BBAD74E" w:rsidR="00472911" w:rsidRPr="00E62D72" w:rsidRDefault="00B077C9" w:rsidP="00E62D72">
            <w:pPr>
              <w:pStyle w:val="TableBody"/>
              <w:keepNext/>
              <w:spacing w:before="60" w:after="60"/>
            </w:pPr>
            <w:r>
              <w:t>None</w:t>
            </w:r>
          </w:p>
        </w:tc>
        <w:tc>
          <w:tcPr>
            <w:tcW w:w="2520" w:type="dxa"/>
            <w:hideMark/>
          </w:tcPr>
          <w:p w14:paraId="5CFA60EC" w14:textId="77777777" w:rsidR="00472911" w:rsidRPr="00E62D72" w:rsidRDefault="00472911" w:rsidP="00E62D72">
            <w:pPr>
              <w:pStyle w:val="TableBody"/>
              <w:keepNext/>
              <w:spacing w:before="60" w:after="60"/>
            </w:pPr>
            <w:r w:rsidRPr="00E62D72">
              <w:t>Optional</w:t>
            </w:r>
          </w:p>
        </w:tc>
        <w:tc>
          <w:tcPr>
            <w:tcW w:w="2070" w:type="dxa"/>
            <w:hideMark/>
          </w:tcPr>
          <w:p w14:paraId="0C6517F4" w14:textId="77777777" w:rsidR="00472911" w:rsidRPr="00E62D72" w:rsidRDefault="00472911" w:rsidP="00E62D72">
            <w:pPr>
              <w:pStyle w:val="TableBody"/>
              <w:keepNext/>
              <w:spacing w:before="60" w:after="60"/>
            </w:pPr>
            <w:r w:rsidRPr="00E62D72">
              <w:t>N/A</w:t>
            </w:r>
          </w:p>
        </w:tc>
        <w:tc>
          <w:tcPr>
            <w:tcW w:w="2070" w:type="dxa"/>
            <w:hideMark/>
          </w:tcPr>
          <w:p w14:paraId="1D54936E" w14:textId="77777777" w:rsidR="00472911" w:rsidRPr="00E62D72" w:rsidRDefault="00472911" w:rsidP="00E62D72">
            <w:pPr>
              <w:pStyle w:val="TableBody"/>
              <w:keepNext/>
              <w:spacing w:before="60" w:after="60"/>
            </w:pPr>
            <w:r w:rsidRPr="00E62D72">
              <w:t>N/A</w:t>
            </w:r>
          </w:p>
        </w:tc>
        <w:tc>
          <w:tcPr>
            <w:tcW w:w="1890" w:type="dxa"/>
            <w:hideMark/>
          </w:tcPr>
          <w:p w14:paraId="50A8A7BF" w14:textId="186EF294" w:rsidR="00472911" w:rsidRPr="00E62D72" w:rsidRDefault="00472911" w:rsidP="00E62D72">
            <w:pPr>
              <w:pStyle w:val="TableBody"/>
              <w:keepNext/>
              <w:spacing w:before="60" w:after="60"/>
            </w:pPr>
            <w:r w:rsidRPr="00E62D72">
              <w:t>Text (selected from list of options)</w:t>
            </w:r>
          </w:p>
        </w:tc>
        <w:tc>
          <w:tcPr>
            <w:tcW w:w="4410" w:type="dxa"/>
            <w:hideMark/>
          </w:tcPr>
          <w:p w14:paraId="71381A7B" w14:textId="77777777" w:rsidR="00472911" w:rsidRPr="00E62D72" w:rsidRDefault="00472911" w:rsidP="00E62D72">
            <w:pPr>
              <w:pStyle w:val="TableBullet"/>
              <w:spacing w:before="60" w:after="60"/>
            </w:pPr>
            <w:commentRangeStart w:id="59"/>
            <w:commentRangeStart w:id="60"/>
            <w:r w:rsidRPr="00E62D72">
              <w:t>Caved or deepened</w:t>
            </w:r>
          </w:p>
          <w:p w14:paraId="105CE78F" w14:textId="77777777" w:rsidR="00472911" w:rsidRPr="00E62D72" w:rsidRDefault="00472911" w:rsidP="00E62D72">
            <w:pPr>
              <w:pStyle w:val="TableBullet"/>
              <w:spacing w:before="60" w:after="60"/>
            </w:pPr>
            <w:r w:rsidRPr="00E62D72">
              <w:t>Pumping</w:t>
            </w:r>
          </w:p>
          <w:p w14:paraId="572C0AA0" w14:textId="77777777" w:rsidR="00472911" w:rsidRPr="00E62D72" w:rsidRDefault="00472911" w:rsidP="00E62D72">
            <w:pPr>
              <w:pStyle w:val="TableBullet"/>
              <w:spacing w:before="60" w:after="60"/>
            </w:pPr>
            <w:r w:rsidRPr="00E62D72">
              <w:t>Nearby pump operating</w:t>
            </w:r>
          </w:p>
          <w:p w14:paraId="4FA0865F" w14:textId="77777777" w:rsidR="00472911" w:rsidRPr="00E62D72" w:rsidRDefault="00472911" w:rsidP="00E62D72">
            <w:pPr>
              <w:pStyle w:val="TableBullet"/>
              <w:spacing w:before="60" w:after="60"/>
            </w:pPr>
            <w:r w:rsidRPr="00E62D72">
              <w:t>Casing leaking or wet</w:t>
            </w:r>
          </w:p>
          <w:p w14:paraId="5C4FDA14" w14:textId="77777777" w:rsidR="00472911" w:rsidRPr="00E62D72" w:rsidRDefault="00472911" w:rsidP="00E62D72">
            <w:pPr>
              <w:pStyle w:val="TableBullet"/>
              <w:spacing w:before="60" w:after="60"/>
            </w:pPr>
            <w:r w:rsidRPr="00E62D72">
              <w:t>Pumped recently</w:t>
            </w:r>
          </w:p>
          <w:p w14:paraId="7E6E1CDC" w14:textId="77777777" w:rsidR="00472911" w:rsidRPr="00E62D72" w:rsidRDefault="00472911" w:rsidP="00E62D72">
            <w:pPr>
              <w:pStyle w:val="TableBullet"/>
              <w:spacing w:before="60" w:after="60"/>
            </w:pPr>
            <w:r w:rsidRPr="00E62D72">
              <w:t>Air or pressure gauge measurement</w:t>
            </w:r>
          </w:p>
          <w:p w14:paraId="61561DD4" w14:textId="77777777" w:rsidR="00472911" w:rsidRPr="00E62D72" w:rsidRDefault="00472911" w:rsidP="00E62D72">
            <w:pPr>
              <w:pStyle w:val="TableBullet"/>
              <w:spacing w:before="60" w:after="60"/>
            </w:pPr>
            <w:r w:rsidRPr="00E62D72">
              <w:t>Other</w:t>
            </w:r>
          </w:p>
          <w:p w14:paraId="3FC33C3C" w14:textId="77777777" w:rsidR="00472911" w:rsidRPr="00E62D72" w:rsidRDefault="00472911" w:rsidP="00E62D72">
            <w:pPr>
              <w:pStyle w:val="TableBullet"/>
              <w:spacing w:before="60" w:after="60"/>
            </w:pPr>
            <w:r w:rsidRPr="00E62D72">
              <w:t>Recharge or surface water effects near well</w:t>
            </w:r>
          </w:p>
          <w:p w14:paraId="3FEAAB0E" w14:textId="77777777" w:rsidR="00472911" w:rsidRPr="00E62D72" w:rsidRDefault="00472911" w:rsidP="00E62D72">
            <w:pPr>
              <w:pStyle w:val="TableBullet"/>
              <w:spacing w:before="60" w:after="60"/>
            </w:pPr>
            <w:r w:rsidRPr="00E62D72">
              <w:t>Oil or foreign substance in casing</w:t>
            </w:r>
          </w:p>
          <w:p w14:paraId="28B10916" w14:textId="77777777" w:rsidR="00472911" w:rsidRPr="00E62D72" w:rsidRDefault="00472911" w:rsidP="00E62D72">
            <w:pPr>
              <w:pStyle w:val="TableBullet"/>
              <w:spacing w:before="60" w:after="60"/>
            </w:pPr>
            <w:r w:rsidRPr="00E62D72">
              <w:t>Acoustical sounder</w:t>
            </w:r>
          </w:p>
          <w:p w14:paraId="2AB65208" w14:textId="77777777" w:rsidR="00472911" w:rsidRPr="00E62D72" w:rsidRDefault="00472911" w:rsidP="00E62D72">
            <w:pPr>
              <w:pStyle w:val="TableBullet"/>
              <w:spacing w:before="60" w:after="60"/>
            </w:pPr>
            <w:r w:rsidRPr="00E62D72">
              <w:t>Recently flowing</w:t>
            </w:r>
          </w:p>
          <w:p w14:paraId="2F75C9DC" w14:textId="77777777" w:rsidR="00472911" w:rsidRPr="00E62D72" w:rsidRDefault="00472911" w:rsidP="00E62D72">
            <w:pPr>
              <w:pStyle w:val="TableBullet"/>
              <w:spacing w:before="60" w:after="60"/>
            </w:pPr>
            <w:r w:rsidRPr="00E62D72">
              <w:t>Flowing</w:t>
            </w:r>
          </w:p>
          <w:p w14:paraId="54CDC54D" w14:textId="77777777" w:rsidR="00472911" w:rsidRPr="00E62D72" w:rsidRDefault="00472911" w:rsidP="00E62D72">
            <w:pPr>
              <w:pStyle w:val="TableBullet"/>
              <w:spacing w:before="60" w:after="60"/>
            </w:pPr>
            <w:r w:rsidRPr="00E62D72">
              <w:t>Nearby flowing</w:t>
            </w:r>
          </w:p>
          <w:p w14:paraId="751706A4" w14:textId="77777777" w:rsidR="00472911" w:rsidRPr="00E62D72" w:rsidRDefault="00472911" w:rsidP="00E62D72">
            <w:pPr>
              <w:pStyle w:val="TableBullet"/>
              <w:spacing w:before="60" w:after="60"/>
            </w:pPr>
            <w:r w:rsidRPr="00E62D72">
              <w:t>Nearby recently flowing</w:t>
            </w:r>
          </w:p>
          <w:p w14:paraId="0F66C275" w14:textId="77777777" w:rsidR="00472911" w:rsidRPr="00E62D72" w:rsidRDefault="00472911" w:rsidP="00E62D72">
            <w:pPr>
              <w:pStyle w:val="TableBullet"/>
              <w:spacing w:before="60" w:after="60"/>
            </w:pPr>
            <w:r w:rsidRPr="00E62D72">
              <w:t>Dry</w:t>
            </w:r>
          </w:p>
          <w:p w14:paraId="743EC629" w14:textId="77777777" w:rsidR="00472911" w:rsidRPr="00E62D72" w:rsidRDefault="00472911" w:rsidP="00E62D72">
            <w:pPr>
              <w:pStyle w:val="TableBullet"/>
              <w:spacing w:before="60" w:after="60"/>
            </w:pPr>
            <w:r w:rsidRPr="00E62D72">
              <w:t>Injector site monitor</w:t>
            </w:r>
          </w:p>
          <w:p w14:paraId="274513EC" w14:textId="77777777" w:rsidR="00472911" w:rsidRPr="00E62D72" w:rsidRDefault="00472911" w:rsidP="00E62D72">
            <w:pPr>
              <w:pStyle w:val="TableBullet"/>
              <w:spacing w:before="60" w:after="60"/>
            </w:pPr>
            <w:r w:rsidRPr="00E62D72">
              <w:t>Injector site monitor</w:t>
            </w:r>
          </w:p>
          <w:p w14:paraId="201A167C" w14:textId="77777777" w:rsidR="00472911" w:rsidRPr="00E62D72" w:rsidRDefault="00472911" w:rsidP="00E62D72">
            <w:pPr>
              <w:pStyle w:val="TableBullet"/>
              <w:spacing w:before="60" w:after="60"/>
            </w:pPr>
            <w:r w:rsidRPr="00E62D72">
              <w:t>Plugged</w:t>
            </w:r>
          </w:p>
          <w:p w14:paraId="23DD4D0B" w14:textId="77777777" w:rsidR="00472911" w:rsidRPr="00E62D72" w:rsidRDefault="00472911" w:rsidP="00E62D72">
            <w:pPr>
              <w:pStyle w:val="TableBullet"/>
              <w:spacing w:before="60" w:after="60"/>
            </w:pPr>
            <w:r w:rsidRPr="00E62D72">
              <w:t>Measurement discontinued</w:t>
            </w:r>
          </w:p>
          <w:p w14:paraId="7BE16919" w14:textId="77777777" w:rsidR="00472911" w:rsidRPr="00E62D72" w:rsidRDefault="00472911" w:rsidP="00E62D72">
            <w:pPr>
              <w:pStyle w:val="TableBullet"/>
              <w:spacing w:before="60" w:after="60"/>
            </w:pPr>
            <w:r w:rsidRPr="00E62D72">
              <w:t>Obstruction</w:t>
            </w:r>
          </w:p>
          <w:p w14:paraId="1189D693" w14:textId="77777777" w:rsidR="00472911" w:rsidRPr="00E62D72" w:rsidRDefault="00472911" w:rsidP="00E62D72">
            <w:pPr>
              <w:pStyle w:val="TableBullet"/>
              <w:spacing w:before="60" w:after="60"/>
            </w:pPr>
            <w:r w:rsidRPr="00E62D72">
              <w:t>Nearby recently pumped</w:t>
            </w:r>
          </w:p>
          <w:p w14:paraId="6FF98DDB" w14:textId="77777777" w:rsidR="00472911" w:rsidRPr="00E62D72" w:rsidRDefault="00472911" w:rsidP="00E62D72">
            <w:pPr>
              <w:pStyle w:val="TableBullet"/>
              <w:spacing w:before="60" w:after="60"/>
            </w:pPr>
            <w:r w:rsidRPr="00E62D72">
              <w:t>Foreign substance</w:t>
            </w:r>
          </w:p>
          <w:p w14:paraId="53C3FD33" w14:textId="77777777" w:rsidR="00472911" w:rsidRPr="00E62D72" w:rsidRDefault="00472911" w:rsidP="00E62D72">
            <w:pPr>
              <w:pStyle w:val="TableBullet"/>
              <w:spacing w:before="60" w:after="60"/>
            </w:pPr>
            <w:r w:rsidRPr="00E62D72">
              <w:t>Well destroyed</w:t>
            </w:r>
          </w:p>
          <w:p w14:paraId="20D56412" w14:textId="77777777" w:rsidR="00472911" w:rsidRPr="00E62D72" w:rsidRDefault="00472911" w:rsidP="00E62D72">
            <w:pPr>
              <w:pStyle w:val="TableBullet"/>
              <w:spacing w:before="60" w:after="60"/>
            </w:pPr>
            <w:r w:rsidRPr="00E62D72">
              <w:t>Surface water effects</w:t>
            </w:r>
          </w:p>
          <w:p w14:paraId="356CD883" w14:textId="77777777" w:rsidR="00472911" w:rsidRPr="00E62D72" w:rsidRDefault="00472911" w:rsidP="00E62D72">
            <w:pPr>
              <w:pStyle w:val="TableBullet"/>
              <w:spacing w:before="60" w:after="60"/>
            </w:pPr>
            <w:r w:rsidRPr="00E62D72">
              <w:t>Blank – static</w:t>
            </w:r>
            <w:commentRangeEnd w:id="59"/>
            <w:r w:rsidR="007437EC" w:rsidRPr="00E62D72">
              <w:rPr>
                <w:rStyle w:val="CommentReference"/>
                <w:rFonts w:ascii="Calibri" w:hAnsi="Calibri"/>
                <w:color w:val="auto"/>
                <w:position w:val="0"/>
                <w:sz w:val="22"/>
              </w:rPr>
              <w:commentReference w:id="59"/>
            </w:r>
            <w:commentRangeEnd w:id="60"/>
            <w:r w:rsidR="00F27C3D" w:rsidRPr="00E62D72">
              <w:rPr>
                <w:rStyle w:val="CommentReference"/>
                <w:rFonts w:ascii="Calibri" w:hAnsi="Calibri"/>
                <w:color w:val="auto"/>
                <w:position w:val="0"/>
                <w:sz w:val="22"/>
              </w:rPr>
              <w:commentReference w:id="60"/>
            </w:r>
          </w:p>
        </w:tc>
      </w:tr>
      <w:tr w:rsidR="00E62D72" w:rsidRPr="000C78C2" w14:paraId="3E40A4EC" w14:textId="77777777" w:rsidTr="00A141D8">
        <w:trPr>
          <w:cantSplit/>
          <w:trHeight w:val="20"/>
        </w:trPr>
        <w:tc>
          <w:tcPr>
            <w:tcW w:w="2605" w:type="dxa"/>
            <w:hideMark/>
          </w:tcPr>
          <w:p w14:paraId="3C75E784" w14:textId="77777777" w:rsidR="00472911" w:rsidRPr="00E62D72" w:rsidRDefault="00472911" w:rsidP="00E62D72">
            <w:pPr>
              <w:pStyle w:val="TableBody"/>
              <w:keepNext/>
              <w:spacing w:before="60" w:after="60"/>
              <w:rPr>
                <w:b/>
                <w:bCs/>
              </w:rPr>
            </w:pPr>
            <w:r w:rsidRPr="00E62D72">
              <w:rPr>
                <w:b/>
                <w:bCs/>
              </w:rPr>
              <w:lastRenderedPageBreak/>
              <w:t>Measurement Method</w:t>
            </w:r>
          </w:p>
        </w:tc>
        <w:tc>
          <w:tcPr>
            <w:tcW w:w="4194" w:type="dxa"/>
            <w:hideMark/>
          </w:tcPr>
          <w:p w14:paraId="123F8035" w14:textId="77777777" w:rsidR="00472911" w:rsidRPr="00E62D72" w:rsidRDefault="00472911" w:rsidP="00E62D72">
            <w:pPr>
              <w:pStyle w:val="TableBody"/>
              <w:keepNext/>
              <w:spacing w:before="60" w:after="60"/>
            </w:pPr>
            <w:r w:rsidRPr="00E62D72">
              <w:t>Method used to collect groundwater level measurement.</w:t>
            </w:r>
          </w:p>
        </w:tc>
        <w:tc>
          <w:tcPr>
            <w:tcW w:w="1836" w:type="dxa"/>
          </w:tcPr>
          <w:p w14:paraId="29262F25" w14:textId="11EA67DF" w:rsidR="00472911" w:rsidRPr="00E62D72" w:rsidRDefault="00472911" w:rsidP="00E62D72">
            <w:pPr>
              <w:pStyle w:val="TableBody"/>
              <w:keepNext/>
              <w:spacing w:before="60" w:after="60"/>
            </w:pPr>
            <w:r w:rsidRPr="00E62D72">
              <w:t>SGMA</w:t>
            </w:r>
            <w:ins w:id="61" w:author="Author">
              <w:r w:rsidR="00094A2E">
                <w:rPr>
                  <w:vertAlign w:val="superscript"/>
                </w:rPr>
                <w:t>[c]</w:t>
              </w:r>
            </w:ins>
            <w:del w:id="62" w:author="Author">
              <w:r w:rsidRPr="00E62D72" w:rsidDel="00094A2E">
                <w:delText>*</w:delText>
              </w:r>
            </w:del>
          </w:p>
          <w:p w14:paraId="38EB79A1" w14:textId="1B975286" w:rsidR="00472911" w:rsidRPr="00E62D72" w:rsidDel="00C6313F" w:rsidRDefault="00472911" w:rsidP="00E62D72">
            <w:pPr>
              <w:pStyle w:val="TableBody"/>
              <w:keepNext/>
              <w:spacing w:before="60" w:after="60"/>
            </w:pPr>
            <w:r w:rsidRPr="00E62D72">
              <w:t>CASGEM</w:t>
            </w:r>
            <w:ins w:id="63" w:author="Author">
              <w:r w:rsidR="00094A2E">
                <w:rPr>
                  <w:vertAlign w:val="superscript"/>
                </w:rPr>
                <w:t>[c]</w:t>
              </w:r>
            </w:ins>
            <w:del w:id="64" w:author="Author">
              <w:r w:rsidRPr="00E62D72" w:rsidDel="00094A2E">
                <w:delText>*</w:delText>
              </w:r>
            </w:del>
          </w:p>
        </w:tc>
        <w:tc>
          <w:tcPr>
            <w:tcW w:w="2520" w:type="dxa"/>
            <w:hideMark/>
          </w:tcPr>
          <w:p w14:paraId="3CA5F180" w14:textId="77777777" w:rsidR="00472911" w:rsidRPr="00E62D72" w:rsidRDefault="00472911" w:rsidP="00E62D72">
            <w:pPr>
              <w:pStyle w:val="TableBody"/>
              <w:keepNext/>
              <w:spacing w:before="60" w:after="60"/>
            </w:pPr>
            <w:r w:rsidRPr="00E62D72">
              <w:t>Required, if RRP is entered</w:t>
            </w:r>
          </w:p>
        </w:tc>
        <w:tc>
          <w:tcPr>
            <w:tcW w:w="2070" w:type="dxa"/>
            <w:hideMark/>
          </w:tcPr>
          <w:p w14:paraId="452E9770" w14:textId="77777777" w:rsidR="00472911" w:rsidRPr="00E62D72" w:rsidRDefault="00472911" w:rsidP="00E62D72">
            <w:pPr>
              <w:pStyle w:val="TableBody"/>
              <w:keepNext/>
              <w:spacing w:before="60" w:after="60"/>
            </w:pPr>
            <w:r w:rsidRPr="00E62D72">
              <w:t>N/A</w:t>
            </w:r>
          </w:p>
        </w:tc>
        <w:tc>
          <w:tcPr>
            <w:tcW w:w="2070" w:type="dxa"/>
            <w:hideMark/>
          </w:tcPr>
          <w:p w14:paraId="277478A8" w14:textId="77777777" w:rsidR="00472911" w:rsidRPr="00E62D72" w:rsidRDefault="00472911" w:rsidP="00E62D72">
            <w:pPr>
              <w:pStyle w:val="TableBody"/>
              <w:keepNext/>
              <w:spacing w:before="60" w:after="60"/>
            </w:pPr>
            <w:r w:rsidRPr="00E62D72">
              <w:t>N/A</w:t>
            </w:r>
          </w:p>
        </w:tc>
        <w:tc>
          <w:tcPr>
            <w:tcW w:w="1890" w:type="dxa"/>
            <w:hideMark/>
          </w:tcPr>
          <w:p w14:paraId="3A459E1F" w14:textId="735CD3B5" w:rsidR="00472911" w:rsidRPr="00E62D72" w:rsidRDefault="00472911" w:rsidP="00E62D72">
            <w:pPr>
              <w:pStyle w:val="TableBody"/>
              <w:keepNext/>
              <w:spacing w:before="60" w:after="60"/>
            </w:pPr>
            <w:r w:rsidRPr="00E62D72">
              <w:t>Text (selected from list of options)</w:t>
            </w:r>
          </w:p>
        </w:tc>
        <w:tc>
          <w:tcPr>
            <w:tcW w:w="4410" w:type="dxa"/>
            <w:hideMark/>
          </w:tcPr>
          <w:p w14:paraId="1BCFE3FB" w14:textId="77777777" w:rsidR="00472911" w:rsidRPr="000C78C2" w:rsidRDefault="00472911" w:rsidP="00E62D72">
            <w:pPr>
              <w:pStyle w:val="TableBullet"/>
              <w:keepNext/>
              <w:spacing w:before="60" w:after="60"/>
            </w:pPr>
            <w:r w:rsidRPr="000C78C2">
              <w:t>Airline</w:t>
            </w:r>
          </w:p>
          <w:p w14:paraId="1169CA0F" w14:textId="77777777" w:rsidR="00472911" w:rsidRPr="000C78C2" w:rsidRDefault="00472911" w:rsidP="00E62D72">
            <w:pPr>
              <w:pStyle w:val="TableBullet"/>
              <w:keepNext/>
              <w:spacing w:before="60" w:after="60"/>
            </w:pPr>
            <w:r w:rsidRPr="000C78C2">
              <w:t>Acoustic or sonic sounder</w:t>
            </w:r>
          </w:p>
          <w:p w14:paraId="22796BEE" w14:textId="77777777" w:rsidR="00472911" w:rsidRPr="000C78C2" w:rsidRDefault="00472911" w:rsidP="00E62D72">
            <w:pPr>
              <w:pStyle w:val="TableBullet"/>
              <w:keepNext/>
              <w:spacing w:before="60" w:after="60"/>
            </w:pPr>
            <w:r w:rsidRPr="000C78C2">
              <w:t>Analog or graphic recorder</w:t>
            </w:r>
          </w:p>
          <w:p w14:paraId="272E5211" w14:textId="77777777" w:rsidR="00472911" w:rsidRPr="000C78C2" w:rsidRDefault="00472911" w:rsidP="00E62D72">
            <w:pPr>
              <w:pStyle w:val="TableBullet"/>
              <w:keepNext/>
              <w:spacing w:before="60" w:after="60"/>
            </w:pPr>
            <w:r w:rsidRPr="000C78C2">
              <w:t>Calibrated airline</w:t>
            </w:r>
          </w:p>
          <w:p w14:paraId="370F3064" w14:textId="77777777" w:rsidR="00472911" w:rsidRPr="000C78C2" w:rsidRDefault="00472911" w:rsidP="00E62D72">
            <w:pPr>
              <w:pStyle w:val="TableBullet"/>
              <w:keepNext/>
              <w:spacing w:before="60" w:after="60"/>
            </w:pPr>
            <w:r w:rsidRPr="000C78C2">
              <w:t>Estimated</w:t>
            </w:r>
          </w:p>
          <w:p w14:paraId="5CC03A7A" w14:textId="77777777" w:rsidR="00472911" w:rsidRPr="000C78C2" w:rsidRDefault="00472911" w:rsidP="00E62D72">
            <w:pPr>
              <w:pStyle w:val="TableBullet"/>
              <w:keepNext/>
              <w:spacing w:before="60" w:after="60"/>
            </w:pPr>
            <w:r w:rsidRPr="000C78C2">
              <w:t>Electric sounder measurement</w:t>
            </w:r>
          </w:p>
          <w:p w14:paraId="55904577" w14:textId="77777777" w:rsidR="00472911" w:rsidRPr="000C78C2" w:rsidRDefault="00472911" w:rsidP="00E62D72">
            <w:pPr>
              <w:pStyle w:val="TableBullet"/>
              <w:keepNext/>
              <w:spacing w:before="60" w:after="60"/>
            </w:pPr>
            <w:r w:rsidRPr="000C78C2">
              <w:t>Transducer</w:t>
            </w:r>
          </w:p>
          <w:p w14:paraId="1AC5DCB2" w14:textId="77777777" w:rsidR="00472911" w:rsidRPr="000C78C2" w:rsidRDefault="00472911" w:rsidP="00E62D72">
            <w:pPr>
              <w:pStyle w:val="TableBullet"/>
              <w:keepNext/>
              <w:spacing w:before="60" w:after="60"/>
            </w:pPr>
            <w:r w:rsidRPr="000C78C2">
              <w:t>Pressure-gage</w:t>
            </w:r>
          </w:p>
          <w:p w14:paraId="33B052CF" w14:textId="77777777" w:rsidR="00472911" w:rsidRPr="000C78C2" w:rsidRDefault="00472911" w:rsidP="00E62D72">
            <w:pPr>
              <w:pStyle w:val="TableBullet"/>
              <w:keepNext/>
              <w:spacing w:before="60" w:after="60"/>
            </w:pPr>
            <w:r w:rsidRPr="000C78C2">
              <w:t>Calibrated pressure-gage</w:t>
            </w:r>
          </w:p>
          <w:p w14:paraId="0E65A73E" w14:textId="77777777" w:rsidR="00472911" w:rsidRPr="000C78C2" w:rsidRDefault="00472911" w:rsidP="00E62D72">
            <w:pPr>
              <w:pStyle w:val="TableBullet"/>
              <w:keepNext/>
              <w:spacing w:before="60" w:after="60"/>
            </w:pPr>
            <w:r w:rsidRPr="000C78C2">
              <w:t>Interpreted from geophysical logs</w:t>
            </w:r>
          </w:p>
          <w:p w14:paraId="6CCDB968" w14:textId="77777777" w:rsidR="00472911" w:rsidRPr="000C78C2" w:rsidRDefault="00472911" w:rsidP="00E62D72">
            <w:pPr>
              <w:pStyle w:val="TableBullet"/>
              <w:keepNext/>
              <w:spacing w:before="60" w:after="60"/>
            </w:pPr>
            <w:r w:rsidRPr="000C78C2">
              <w:t>Manometer</w:t>
            </w:r>
          </w:p>
          <w:p w14:paraId="2B4EBA5A" w14:textId="77777777" w:rsidR="00472911" w:rsidRPr="000C78C2" w:rsidRDefault="00472911" w:rsidP="00E62D72">
            <w:pPr>
              <w:pStyle w:val="TableBullet"/>
              <w:keepNext/>
              <w:spacing w:before="60" w:after="60"/>
            </w:pPr>
            <w:r w:rsidRPr="000C78C2">
              <w:t>Non-recording gage</w:t>
            </w:r>
          </w:p>
          <w:p w14:paraId="064FD402" w14:textId="77777777" w:rsidR="00472911" w:rsidRPr="000C78C2" w:rsidRDefault="00472911" w:rsidP="00E62D72">
            <w:pPr>
              <w:pStyle w:val="TableBullet"/>
              <w:keepNext/>
              <w:spacing w:before="60" w:after="60"/>
            </w:pPr>
            <w:r w:rsidRPr="000C78C2">
              <w:t>Observed</w:t>
            </w:r>
          </w:p>
          <w:p w14:paraId="3F8504E1" w14:textId="77777777" w:rsidR="00472911" w:rsidRPr="000C78C2" w:rsidRDefault="00472911" w:rsidP="00E62D72">
            <w:pPr>
              <w:pStyle w:val="TableBullet"/>
              <w:keepNext/>
              <w:spacing w:before="60" w:after="60"/>
            </w:pPr>
            <w:r w:rsidRPr="000C78C2">
              <w:t>Reported, method unknown</w:t>
            </w:r>
          </w:p>
          <w:p w14:paraId="6D18EF65" w14:textId="77777777" w:rsidR="00472911" w:rsidRPr="000C78C2" w:rsidRDefault="00472911" w:rsidP="00E62D72">
            <w:pPr>
              <w:pStyle w:val="TableBullet"/>
              <w:keepNext/>
              <w:spacing w:before="60" w:after="60"/>
            </w:pPr>
            <w:r w:rsidRPr="000C78C2">
              <w:t>Steel-tape measurement</w:t>
            </w:r>
          </w:p>
          <w:p w14:paraId="70A4F6B7" w14:textId="77777777" w:rsidR="00472911" w:rsidRPr="000C78C2" w:rsidRDefault="00472911" w:rsidP="00E62D72">
            <w:pPr>
              <w:pStyle w:val="TableBullet"/>
              <w:keepNext/>
              <w:spacing w:before="60" w:after="60"/>
            </w:pPr>
            <w:r w:rsidRPr="000C78C2">
              <w:t>Electric-tape</w:t>
            </w:r>
          </w:p>
          <w:p w14:paraId="0399C298" w14:textId="77777777" w:rsidR="00472911" w:rsidRPr="000C78C2" w:rsidRDefault="00472911" w:rsidP="00E62D72">
            <w:pPr>
              <w:pStyle w:val="TableBullet"/>
              <w:keepNext/>
              <w:spacing w:before="60" w:after="60"/>
            </w:pPr>
            <w:r w:rsidRPr="000C78C2">
              <w:t>Electronic pressure transducer</w:t>
            </w:r>
          </w:p>
          <w:p w14:paraId="3CCAFB4A" w14:textId="77777777" w:rsidR="00472911" w:rsidRPr="000C78C2" w:rsidRDefault="00472911" w:rsidP="00E62D72">
            <w:pPr>
              <w:pStyle w:val="TableBullet"/>
              <w:keepNext/>
              <w:spacing w:before="60" w:after="60"/>
            </w:pPr>
            <w:r w:rsidRPr="000C78C2">
              <w:t>Calibrated electric tape</w:t>
            </w:r>
          </w:p>
          <w:p w14:paraId="521716F4" w14:textId="77777777" w:rsidR="00472911" w:rsidRPr="000C78C2" w:rsidRDefault="00472911" w:rsidP="00E62D72">
            <w:pPr>
              <w:pStyle w:val="TableBullet"/>
              <w:keepNext/>
              <w:spacing w:before="60" w:after="60"/>
            </w:pPr>
            <w:r w:rsidRPr="000C78C2">
              <w:t>Other</w:t>
            </w:r>
          </w:p>
          <w:p w14:paraId="5AD87D02" w14:textId="77777777" w:rsidR="00472911" w:rsidRPr="000C78C2" w:rsidRDefault="00472911" w:rsidP="00E62D72">
            <w:pPr>
              <w:pStyle w:val="TableBullet"/>
              <w:keepNext/>
              <w:spacing w:before="60" w:after="60"/>
            </w:pPr>
            <w:r w:rsidRPr="000C78C2">
              <w:t>Unknown</w:t>
            </w:r>
          </w:p>
        </w:tc>
      </w:tr>
      <w:tr w:rsidR="00E62D72" w:rsidRPr="000C78C2" w14:paraId="2352B98A" w14:textId="77777777" w:rsidTr="00A141D8">
        <w:trPr>
          <w:cantSplit/>
          <w:trHeight w:val="20"/>
        </w:trPr>
        <w:tc>
          <w:tcPr>
            <w:tcW w:w="2605" w:type="dxa"/>
            <w:hideMark/>
          </w:tcPr>
          <w:p w14:paraId="5103BA7D" w14:textId="77777777" w:rsidR="00472911" w:rsidRPr="00E62D72" w:rsidRDefault="00472911" w:rsidP="00E62D72">
            <w:pPr>
              <w:pStyle w:val="TableBody"/>
              <w:spacing w:before="60" w:after="60"/>
              <w:rPr>
                <w:b/>
                <w:bCs/>
              </w:rPr>
            </w:pPr>
            <w:r w:rsidRPr="00E62D72">
              <w:rPr>
                <w:b/>
                <w:bCs/>
              </w:rPr>
              <w:t>Measurement Accuracy</w:t>
            </w:r>
          </w:p>
        </w:tc>
        <w:tc>
          <w:tcPr>
            <w:tcW w:w="4194" w:type="dxa"/>
            <w:hideMark/>
          </w:tcPr>
          <w:p w14:paraId="17163590" w14:textId="77777777" w:rsidR="00472911" w:rsidRPr="00E62D72" w:rsidRDefault="00472911" w:rsidP="00E62D72">
            <w:pPr>
              <w:pStyle w:val="TableBody"/>
              <w:spacing w:before="60" w:after="60"/>
              <w:rPr>
                <w:highlight w:val="yellow"/>
              </w:rPr>
            </w:pPr>
            <w:r w:rsidRPr="00E62D72">
              <w:t xml:space="preserve">Accuracy of groundwater level measurement. </w:t>
            </w:r>
          </w:p>
        </w:tc>
        <w:tc>
          <w:tcPr>
            <w:tcW w:w="1836" w:type="dxa"/>
          </w:tcPr>
          <w:p w14:paraId="4A119B38" w14:textId="776B5A48" w:rsidR="00472911" w:rsidRPr="00E62D72" w:rsidRDefault="00472911" w:rsidP="00E62D72">
            <w:pPr>
              <w:pStyle w:val="TableBody"/>
              <w:spacing w:before="60" w:after="60"/>
            </w:pPr>
            <w:r w:rsidRPr="00E62D72">
              <w:t>SGMA</w:t>
            </w:r>
            <w:ins w:id="65" w:author="Author">
              <w:r w:rsidR="00094A2E">
                <w:rPr>
                  <w:vertAlign w:val="superscript"/>
                </w:rPr>
                <w:t>[c]</w:t>
              </w:r>
            </w:ins>
            <w:del w:id="66" w:author="Author">
              <w:r w:rsidRPr="00E62D72" w:rsidDel="00094A2E">
                <w:delText>*</w:delText>
              </w:r>
            </w:del>
          </w:p>
          <w:p w14:paraId="207C9F3E" w14:textId="2D7C9C5C" w:rsidR="00472911" w:rsidRPr="00E62D72" w:rsidDel="005C491E" w:rsidRDefault="00472911" w:rsidP="00E62D72">
            <w:pPr>
              <w:pStyle w:val="TableBody"/>
              <w:spacing w:before="60" w:after="60"/>
            </w:pPr>
            <w:r w:rsidRPr="00E62D72">
              <w:t>CASGEM</w:t>
            </w:r>
            <w:ins w:id="67" w:author="Author">
              <w:r w:rsidR="00094A2E">
                <w:rPr>
                  <w:vertAlign w:val="superscript"/>
                </w:rPr>
                <w:t>[c]</w:t>
              </w:r>
            </w:ins>
            <w:del w:id="68" w:author="Author">
              <w:r w:rsidRPr="00E62D72" w:rsidDel="00094A2E">
                <w:delText>*</w:delText>
              </w:r>
            </w:del>
          </w:p>
        </w:tc>
        <w:tc>
          <w:tcPr>
            <w:tcW w:w="2520" w:type="dxa"/>
            <w:hideMark/>
          </w:tcPr>
          <w:p w14:paraId="67F5D694" w14:textId="77777777" w:rsidR="00472911" w:rsidRPr="00E62D72" w:rsidRDefault="00472911" w:rsidP="00E62D72">
            <w:pPr>
              <w:pStyle w:val="TableBody"/>
              <w:spacing w:before="60" w:after="60"/>
            </w:pPr>
            <w:commentRangeStart w:id="69"/>
            <w:commentRangeStart w:id="70"/>
            <w:r w:rsidRPr="00E62D72">
              <w:t>Optional</w:t>
            </w:r>
            <w:commentRangeEnd w:id="69"/>
            <w:r w:rsidR="00004336" w:rsidRPr="00E62D72">
              <w:rPr>
                <w:rStyle w:val="CommentReference"/>
                <w:rFonts w:ascii="Calibri" w:hAnsi="Calibri"/>
                <w:color w:val="000000" w:themeColor="text1"/>
                <w:position w:val="0"/>
                <w:sz w:val="22"/>
              </w:rPr>
              <w:commentReference w:id="69"/>
            </w:r>
            <w:commentRangeEnd w:id="70"/>
            <w:r w:rsidR="00C27406" w:rsidRPr="00E62D72">
              <w:rPr>
                <w:rStyle w:val="CommentReference"/>
                <w:rFonts w:ascii="Calibri" w:hAnsi="Calibri"/>
                <w:color w:val="000000" w:themeColor="text1"/>
                <w:position w:val="0"/>
                <w:sz w:val="22"/>
              </w:rPr>
              <w:commentReference w:id="70"/>
            </w:r>
          </w:p>
        </w:tc>
        <w:tc>
          <w:tcPr>
            <w:tcW w:w="2070" w:type="dxa"/>
            <w:hideMark/>
          </w:tcPr>
          <w:p w14:paraId="5D35C96D" w14:textId="77777777" w:rsidR="00472911" w:rsidRPr="00E62D72" w:rsidRDefault="00472911" w:rsidP="00E62D72">
            <w:pPr>
              <w:pStyle w:val="TableBody"/>
              <w:spacing w:before="60" w:after="60"/>
            </w:pPr>
            <w:r w:rsidRPr="00E62D72">
              <w:t>N/A</w:t>
            </w:r>
          </w:p>
        </w:tc>
        <w:tc>
          <w:tcPr>
            <w:tcW w:w="2070" w:type="dxa"/>
            <w:hideMark/>
          </w:tcPr>
          <w:p w14:paraId="737D3662" w14:textId="77777777" w:rsidR="00472911" w:rsidRPr="00E62D72" w:rsidRDefault="00472911" w:rsidP="00E62D72">
            <w:pPr>
              <w:pStyle w:val="TableBody"/>
              <w:spacing w:before="60" w:after="60"/>
            </w:pPr>
            <w:r w:rsidRPr="00E62D72">
              <w:t>N/A</w:t>
            </w:r>
          </w:p>
        </w:tc>
        <w:tc>
          <w:tcPr>
            <w:tcW w:w="1890" w:type="dxa"/>
            <w:hideMark/>
          </w:tcPr>
          <w:p w14:paraId="259C3B00" w14:textId="77777777" w:rsidR="00472911" w:rsidRPr="00E62D72" w:rsidRDefault="00472911" w:rsidP="00E62D72">
            <w:pPr>
              <w:pStyle w:val="TableBody"/>
              <w:spacing w:before="60" w:after="60"/>
            </w:pPr>
            <w:r w:rsidRPr="00E62D72">
              <w:t>Text (selected from list of options)</w:t>
            </w:r>
          </w:p>
        </w:tc>
        <w:tc>
          <w:tcPr>
            <w:tcW w:w="4410" w:type="dxa"/>
            <w:hideMark/>
          </w:tcPr>
          <w:p w14:paraId="759029F7" w14:textId="4B32AC95" w:rsidR="00472911" w:rsidRPr="000C78C2" w:rsidRDefault="00472911" w:rsidP="00E62D72">
            <w:pPr>
              <w:pStyle w:val="TableBullet"/>
              <w:spacing w:before="60" w:after="60"/>
            </w:pPr>
            <w:r w:rsidRPr="000C78C2">
              <w:t xml:space="preserve">1 </w:t>
            </w:r>
            <w:r>
              <w:t>foot</w:t>
            </w:r>
          </w:p>
          <w:p w14:paraId="36A6E70F" w14:textId="7213A445" w:rsidR="00472911" w:rsidRDefault="00472911" w:rsidP="00E62D72">
            <w:pPr>
              <w:pStyle w:val="TableBullet"/>
              <w:spacing w:before="60" w:after="60"/>
            </w:pPr>
            <w:r w:rsidRPr="000C78C2">
              <w:t xml:space="preserve">0.1 </w:t>
            </w:r>
            <w:r>
              <w:t>foot</w:t>
            </w:r>
          </w:p>
          <w:p w14:paraId="3BFB0DE1" w14:textId="7691EA97" w:rsidR="00472911" w:rsidRDefault="00472911" w:rsidP="00E62D72">
            <w:pPr>
              <w:pStyle w:val="TableBullet"/>
              <w:spacing w:before="60" w:after="60"/>
            </w:pPr>
            <w:r w:rsidRPr="0082270E">
              <w:t xml:space="preserve">0.01 </w:t>
            </w:r>
            <w:r>
              <w:t>foot</w:t>
            </w:r>
          </w:p>
          <w:p w14:paraId="29504C01" w14:textId="56E1A90D" w:rsidR="00472911" w:rsidRPr="000C78C2" w:rsidRDefault="00472911" w:rsidP="00E62D72">
            <w:pPr>
              <w:pStyle w:val="TableBullet"/>
              <w:spacing w:before="60" w:after="60"/>
            </w:pPr>
            <w:r w:rsidRPr="0082270E">
              <w:t xml:space="preserve">0.001 </w:t>
            </w:r>
            <w:r>
              <w:t>foot</w:t>
            </w:r>
          </w:p>
          <w:p w14:paraId="08807EFC" w14:textId="77777777" w:rsidR="00472911" w:rsidRDefault="00472911" w:rsidP="00E62D72">
            <w:pPr>
              <w:pStyle w:val="TableBullet"/>
              <w:spacing w:before="60" w:after="60"/>
            </w:pPr>
            <w:r w:rsidRPr="000C78C2">
              <w:t>Not to nearest foot</w:t>
            </w:r>
          </w:p>
          <w:p w14:paraId="44943B00" w14:textId="77777777" w:rsidR="00472911" w:rsidRPr="000C78C2" w:rsidRDefault="00472911" w:rsidP="00E62D72">
            <w:pPr>
              <w:pStyle w:val="TableBullet"/>
              <w:spacing w:before="60" w:after="60"/>
            </w:pPr>
            <w:r w:rsidRPr="000C78C2">
              <w:t>Unknown</w:t>
            </w:r>
          </w:p>
          <w:p w14:paraId="05A84459" w14:textId="77777777" w:rsidR="00472911" w:rsidRPr="000C78C2" w:rsidRDefault="00472911" w:rsidP="00E62D72">
            <w:pPr>
              <w:pStyle w:val="TableBullet"/>
              <w:spacing w:before="60" w:after="60"/>
            </w:pPr>
            <w:r w:rsidRPr="000C78C2">
              <w:t>Other</w:t>
            </w:r>
          </w:p>
        </w:tc>
      </w:tr>
      <w:tr w:rsidR="00E62D72" w:rsidRPr="003F7E82" w14:paraId="58AA48AF" w14:textId="77777777" w:rsidTr="00A141D8">
        <w:trPr>
          <w:cantSplit/>
          <w:trHeight w:val="20"/>
        </w:trPr>
        <w:tc>
          <w:tcPr>
            <w:tcW w:w="2605" w:type="dxa"/>
            <w:hideMark/>
          </w:tcPr>
          <w:p w14:paraId="37A4A73E" w14:textId="77777777" w:rsidR="00472911" w:rsidRPr="00E62D72" w:rsidRDefault="00472911" w:rsidP="00E62D72">
            <w:pPr>
              <w:pStyle w:val="TableBody"/>
              <w:spacing w:before="60" w:after="60"/>
              <w:rPr>
                <w:b/>
                <w:bCs/>
              </w:rPr>
            </w:pPr>
            <w:r w:rsidRPr="00E62D72">
              <w:rPr>
                <w:b/>
                <w:bCs/>
              </w:rPr>
              <w:t>Collection Agency</w:t>
            </w:r>
          </w:p>
        </w:tc>
        <w:tc>
          <w:tcPr>
            <w:tcW w:w="4194" w:type="dxa"/>
            <w:hideMark/>
          </w:tcPr>
          <w:p w14:paraId="42B0D3A2" w14:textId="77777777" w:rsidR="00472911" w:rsidRPr="00E62D72" w:rsidRDefault="00472911" w:rsidP="00E62D72">
            <w:pPr>
              <w:pStyle w:val="TableBody"/>
              <w:spacing w:before="60" w:after="60"/>
            </w:pPr>
            <w:r w:rsidRPr="00E62D72">
              <w:t>Full name of collection or co-op agency that collected groundwater level measurement.</w:t>
            </w:r>
          </w:p>
        </w:tc>
        <w:tc>
          <w:tcPr>
            <w:tcW w:w="1836" w:type="dxa"/>
          </w:tcPr>
          <w:p w14:paraId="14B3CD17" w14:textId="77777777" w:rsidR="00472911" w:rsidRPr="00E62D72" w:rsidRDefault="00472911" w:rsidP="00E62D72">
            <w:pPr>
              <w:pStyle w:val="TableBody"/>
              <w:spacing w:before="60" w:after="60"/>
            </w:pPr>
            <w:r w:rsidRPr="00E62D72">
              <w:t>SGMA</w:t>
            </w:r>
          </w:p>
          <w:p w14:paraId="50CF99A9" w14:textId="77777777" w:rsidR="00472911" w:rsidRPr="00E62D72" w:rsidDel="00C6313F" w:rsidRDefault="00472911" w:rsidP="00E62D72">
            <w:pPr>
              <w:pStyle w:val="TableBody"/>
              <w:spacing w:before="60" w:after="60"/>
            </w:pPr>
            <w:r w:rsidRPr="00E62D72">
              <w:t>CASGEM</w:t>
            </w:r>
          </w:p>
        </w:tc>
        <w:tc>
          <w:tcPr>
            <w:tcW w:w="2520" w:type="dxa"/>
            <w:hideMark/>
          </w:tcPr>
          <w:p w14:paraId="4746CBF9" w14:textId="77777777" w:rsidR="00472911" w:rsidRPr="00E62D72" w:rsidRDefault="00472911" w:rsidP="00E62D72">
            <w:pPr>
              <w:pStyle w:val="TableBody"/>
              <w:spacing w:before="60" w:after="60"/>
            </w:pPr>
            <w:commentRangeStart w:id="71"/>
            <w:commentRangeStart w:id="72"/>
            <w:r w:rsidRPr="00E62D72">
              <w:t>Optional</w:t>
            </w:r>
            <w:commentRangeEnd w:id="71"/>
            <w:r w:rsidR="00BC2FA3" w:rsidRPr="00E62D72">
              <w:rPr>
                <w:rStyle w:val="CommentReference"/>
                <w:rFonts w:ascii="Calibri" w:hAnsi="Calibri"/>
                <w:color w:val="000000" w:themeColor="text1"/>
                <w:position w:val="0"/>
                <w:sz w:val="22"/>
              </w:rPr>
              <w:commentReference w:id="71"/>
            </w:r>
            <w:commentRangeEnd w:id="72"/>
            <w:r w:rsidR="0052026E" w:rsidRPr="00E62D72">
              <w:rPr>
                <w:rStyle w:val="CommentReference"/>
                <w:rFonts w:ascii="Calibri" w:hAnsi="Calibri"/>
                <w:color w:val="000000" w:themeColor="text1"/>
                <w:position w:val="0"/>
                <w:sz w:val="22"/>
              </w:rPr>
              <w:commentReference w:id="72"/>
            </w:r>
          </w:p>
        </w:tc>
        <w:tc>
          <w:tcPr>
            <w:tcW w:w="2070" w:type="dxa"/>
            <w:hideMark/>
          </w:tcPr>
          <w:p w14:paraId="020BF8A9" w14:textId="77777777" w:rsidR="00472911" w:rsidRPr="00E62D72" w:rsidRDefault="00472911" w:rsidP="00E62D72">
            <w:pPr>
              <w:pStyle w:val="TableBody"/>
              <w:spacing w:before="60" w:after="60"/>
            </w:pPr>
            <w:r w:rsidRPr="00E62D72">
              <w:t>N/A</w:t>
            </w:r>
          </w:p>
        </w:tc>
        <w:tc>
          <w:tcPr>
            <w:tcW w:w="2070" w:type="dxa"/>
            <w:hideMark/>
          </w:tcPr>
          <w:p w14:paraId="204F1FC6" w14:textId="77777777" w:rsidR="00472911" w:rsidRPr="00E62D72" w:rsidRDefault="00472911" w:rsidP="00E62D72">
            <w:pPr>
              <w:pStyle w:val="TableBody"/>
              <w:spacing w:before="60" w:after="60"/>
            </w:pPr>
            <w:r w:rsidRPr="00E62D72">
              <w:t>N/A</w:t>
            </w:r>
          </w:p>
        </w:tc>
        <w:tc>
          <w:tcPr>
            <w:tcW w:w="1890" w:type="dxa"/>
            <w:hideMark/>
          </w:tcPr>
          <w:p w14:paraId="1682A123" w14:textId="2A1F3DDA" w:rsidR="00472911" w:rsidRPr="00E62D72" w:rsidRDefault="00472911" w:rsidP="00E62D72">
            <w:pPr>
              <w:pStyle w:val="TableBody"/>
              <w:spacing w:before="60" w:after="60"/>
            </w:pPr>
            <w:r w:rsidRPr="00E62D72">
              <w:t>Text</w:t>
            </w:r>
          </w:p>
        </w:tc>
        <w:tc>
          <w:tcPr>
            <w:tcW w:w="4410" w:type="dxa"/>
            <w:hideMark/>
          </w:tcPr>
          <w:p w14:paraId="2C6C7AA8" w14:textId="77777777" w:rsidR="00472911" w:rsidRPr="003F7E82" w:rsidRDefault="00472911" w:rsidP="00E62D72">
            <w:pPr>
              <w:spacing w:before="60" w:after="60"/>
              <w:rPr>
                <w:rFonts w:cs="Calibri"/>
                <w:color w:val="000000"/>
                <w:sz w:val="20"/>
              </w:rPr>
            </w:pPr>
            <w:r w:rsidRPr="003F7E82">
              <w:rPr>
                <w:rFonts w:cs="Calibri"/>
                <w:color w:val="000000"/>
                <w:sz w:val="20"/>
              </w:rPr>
              <w:t>N/A</w:t>
            </w:r>
          </w:p>
        </w:tc>
      </w:tr>
      <w:tr w:rsidR="00E62D72" w:rsidRPr="003F7E82" w14:paraId="6AB704C4" w14:textId="77777777" w:rsidTr="00A141D8">
        <w:trPr>
          <w:cantSplit/>
          <w:trHeight w:val="20"/>
        </w:trPr>
        <w:tc>
          <w:tcPr>
            <w:tcW w:w="2605" w:type="dxa"/>
          </w:tcPr>
          <w:p w14:paraId="17B3509F" w14:textId="77777777" w:rsidR="00472911" w:rsidRPr="00E62D72" w:rsidRDefault="00472911" w:rsidP="00E62D72">
            <w:pPr>
              <w:pStyle w:val="TableBody"/>
              <w:spacing w:before="60" w:after="60"/>
              <w:rPr>
                <w:b/>
                <w:bCs/>
              </w:rPr>
            </w:pPr>
            <w:r w:rsidRPr="00E62D72">
              <w:rPr>
                <w:b/>
                <w:bCs/>
              </w:rPr>
              <w:t>Reporting Agency</w:t>
            </w:r>
          </w:p>
        </w:tc>
        <w:tc>
          <w:tcPr>
            <w:tcW w:w="4194" w:type="dxa"/>
          </w:tcPr>
          <w:p w14:paraId="55289E94" w14:textId="77777777" w:rsidR="00472911" w:rsidRPr="00E62D72" w:rsidRDefault="00472911" w:rsidP="00E62D72">
            <w:pPr>
              <w:pStyle w:val="TableBody"/>
              <w:spacing w:before="60" w:after="60"/>
            </w:pPr>
            <w:r w:rsidRPr="00E62D72">
              <w:t>Full name of reporting agency that reports the groundwater level measurement.</w:t>
            </w:r>
          </w:p>
        </w:tc>
        <w:tc>
          <w:tcPr>
            <w:tcW w:w="1836" w:type="dxa"/>
          </w:tcPr>
          <w:p w14:paraId="12588429" w14:textId="04DF180D" w:rsidR="00472911" w:rsidRPr="00E62D72" w:rsidRDefault="00B077C9" w:rsidP="00E62D72">
            <w:pPr>
              <w:pStyle w:val="TableBody"/>
              <w:spacing w:before="60" w:after="60"/>
            </w:pPr>
            <w:commentRangeStart w:id="73"/>
            <w:commentRangeStart w:id="74"/>
            <w:r>
              <w:t>None</w:t>
            </w:r>
            <w:commentRangeEnd w:id="73"/>
            <w:r w:rsidR="00FB57A5" w:rsidRPr="00E62D72">
              <w:rPr>
                <w:rStyle w:val="CommentReference"/>
                <w:rFonts w:ascii="Calibri" w:hAnsi="Calibri"/>
                <w:color w:val="000000" w:themeColor="text1"/>
                <w:position w:val="0"/>
                <w:sz w:val="22"/>
              </w:rPr>
              <w:commentReference w:id="73"/>
            </w:r>
            <w:commentRangeEnd w:id="74"/>
            <w:r w:rsidR="00B50218" w:rsidRPr="00E62D72">
              <w:rPr>
                <w:rStyle w:val="CommentReference"/>
                <w:rFonts w:ascii="Calibri" w:hAnsi="Calibri"/>
                <w:color w:val="000000" w:themeColor="text1"/>
                <w:position w:val="0"/>
                <w:sz w:val="22"/>
              </w:rPr>
              <w:commentReference w:id="74"/>
            </w:r>
          </w:p>
        </w:tc>
        <w:tc>
          <w:tcPr>
            <w:tcW w:w="2520" w:type="dxa"/>
          </w:tcPr>
          <w:p w14:paraId="68D2DE0D" w14:textId="77777777" w:rsidR="00472911" w:rsidRPr="00E62D72" w:rsidRDefault="00472911" w:rsidP="00E62D72">
            <w:pPr>
              <w:pStyle w:val="TableBody"/>
              <w:spacing w:before="60" w:after="60"/>
            </w:pPr>
            <w:r w:rsidRPr="00E62D72">
              <w:t>Optional</w:t>
            </w:r>
          </w:p>
        </w:tc>
        <w:tc>
          <w:tcPr>
            <w:tcW w:w="2070" w:type="dxa"/>
          </w:tcPr>
          <w:p w14:paraId="7C9D8BA9" w14:textId="77777777" w:rsidR="00472911" w:rsidRPr="00E62D72" w:rsidRDefault="00472911" w:rsidP="00E62D72">
            <w:pPr>
              <w:pStyle w:val="TableBody"/>
              <w:spacing w:before="60" w:after="60"/>
            </w:pPr>
            <w:r w:rsidRPr="00E62D72">
              <w:t>N/A</w:t>
            </w:r>
          </w:p>
        </w:tc>
        <w:tc>
          <w:tcPr>
            <w:tcW w:w="2070" w:type="dxa"/>
          </w:tcPr>
          <w:p w14:paraId="4303C4A9" w14:textId="77777777" w:rsidR="00472911" w:rsidRPr="00E62D72" w:rsidRDefault="00472911" w:rsidP="00E62D72">
            <w:pPr>
              <w:pStyle w:val="TableBody"/>
              <w:spacing w:before="60" w:after="60"/>
            </w:pPr>
            <w:r w:rsidRPr="00E62D72">
              <w:t>N/A</w:t>
            </w:r>
          </w:p>
        </w:tc>
        <w:tc>
          <w:tcPr>
            <w:tcW w:w="1890" w:type="dxa"/>
          </w:tcPr>
          <w:p w14:paraId="029C6163" w14:textId="77777777" w:rsidR="00472911" w:rsidRPr="00E62D72" w:rsidRDefault="00472911" w:rsidP="00E62D72">
            <w:pPr>
              <w:pStyle w:val="TableBody"/>
              <w:spacing w:before="60" w:after="60"/>
            </w:pPr>
            <w:r w:rsidRPr="00E62D72">
              <w:t>Text</w:t>
            </w:r>
          </w:p>
        </w:tc>
        <w:tc>
          <w:tcPr>
            <w:tcW w:w="4410" w:type="dxa"/>
          </w:tcPr>
          <w:p w14:paraId="4450CC36" w14:textId="77777777" w:rsidR="00472911" w:rsidRPr="003F7E82" w:rsidRDefault="00472911" w:rsidP="00E62D72">
            <w:pPr>
              <w:spacing w:before="60" w:after="60"/>
              <w:rPr>
                <w:rFonts w:cs="Calibri"/>
                <w:color w:val="000000"/>
                <w:sz w:val="20"/>
              </w:rPr>
            </w:pPr>
            <w:r>
              <w:rPr>
                <w:rFonts w:cs="Calibri"/>
                <w:color w:val="000000"/>
                <w:sz w:val="20"/>
              </w:rPr>
              <w:t>N/A</w:t>
            </w:r>
          </w:p>
        </w:tc>
      </w:tr>
      <w:tr w:rsidR="00E62D72" w:rsidRPr="003F7E82" w14:paraId="2A134B98" w14:textId="77777777" w:rsidTr="00A141D8">
        <w:trPr>
          <w:cantSplit/>
          <w:trHeight w:val="20"/>
        </w:trPr>
        <w:tc>
          <w:tcPr>
            <w:tcW w:w="2605" w:type="dxa"/>
            <w:hideMark/>
          </w:tcPr>
          <w:p w14:paraId="0A3EB92F" w14:textId="77777777" w:rsidR="00472911" w:rsidRPr="00E62D72" w:rsidRDefault="00472911" w:rsidP="00E62D72">
            <w:pPr>
              <w:pStyle w:val="TableBody"/>
              <w:keepNext/>
              <w:spacing w:before="60" w:after="60"/>
              <w:rPr>
                <w:b/>
                <w:bCs/>
              </w:rPr>
            </w:pPr>
            <w:r w:rsidRPr="00E62D72">
              <w:rPr>
                <w:b/>
                <w:bCs/>
              </w:rPr>
              <w:lastRenderedPageBreak/>
              <w:t>Water Level Comments</w:t>
            </w:r>
          </w:p>
        </w:tc>
        <w:tc>
          <w:tcPr>
            <w:tcW w:w="4194" w:type="dxa"/>
            <w:hideMark/>
          </w:tcPr>
          <w:p w14:paraId="2352FBB8" w14:textId="77777777" w:rsidR="00472911" w:rsidRPr="00E62D72" w:rsidRDefault="00472911" w:rsidP="00E62D72">
            <w:pPr>
              <w:pStyle w:val="TableBody"/>
              <w:keepNext/>
              <w:spacing w:before="60" w:after="60"/>
            </w:pPr>
            <w:r w:rsidRPr="00E62D72">
              <w:t>General description or other notes associated with groundwater level measurement.</w:t>
            </w:r>
          </w:p>
        </w:tc>
        <w:tc>
          <w:tcPr>
            <w:tcW w:w="1836" w:type="dxa"/>
          </w:tcPr>
          <w:p w14:paraId="418F8BCC" w14:textId="1935A97D" w:rsidR="00472911" w:rsidRPr="00E62D72" w:rsidRDefault="00472911" w:rsidP="00E62D72">
            <w:pPr>
              <w:pStyle w:val="TableBody"/>
              <w:keepNext/>
              <w:spacing w:before="60" w:after="60"/>
            </w:pPr>
            <w:commentRangeStart w:id="75"/>
            <w:commentRangeStart w:id="76"/>
            <w:r w:rsidRPr="00E62D72">
              <w:t>SGMA</w:t>
            </w:r>
            <w:ins w:id="77" w:author="Author">
              <w:r w:rsidR="00094A2E">
                <w:rPr>
                  <w:vertAlign w:val="superscript"/>
                </w:rPr>
                <w:t>[c]</w:t>
              </w:r>
            </w:ins>
            <w:del w:id="78" w:author="Author">
              <w:r w:rsidRPr="00E62D72" w:rsidDel="00094A2E">
                <w:delText>*</w:delText>
              </w:r>
            </w:del>
          </w:p>
        </w:tc>
        <w:tc>
          <w:tcPr>
            <w:tcW w:w="2520" w:type="dxa"/>
            <w:hideMark/>
          </w:tcPr>
          <w:p w14:paraId="3AF2F5AA" w14:textId="77777777" w:rsidR="00472911" w:rsidRPr="00E62D72" w:rsidRDefault="00472911" w:rsidP="00E62D72">
            <w:pPr>
              <w:pStyle w:val="TableBody"/>
              <w:keepNext/>
              <w:spacing w:before="60" w:after="60"/>
            </w:pPr>
            <w:r w:rsidRPr="00E62D72">
              <w:t>Optional</w:t>
            </w:r>
            <w:commentRangeEnd w:id="75"/>
            <w:r w:rsidR="006014EB" w:rsidRPr="00E62D72">
              <w:rPr>
                <w:rStyle w:val="CommentReference"/>
                <w:rFonts w:ascii="Calibri" w:hAnsi="Calibri"/>
                <w:color w:val="000000" w:themeColor="text1"/>
                <w:position w:val="0"/>
                <w:sz w:val="22"/>
              </w:rPr>
              <w:commentReference w:id="75"/>
            </w:r>
            <w:commentRangeEnd w:id="76"/>
            <w:r w:rsidR="007C3EB7" w:rsidRPr="00E62D72">
              <w:rPr>
                <w:rStyle w:val="CommentReference"/>
                <w:rFonts w:ascii="Calibri" w:hAnsi="Calibri"/>
                <w:color w:val="000000" w:themeColor="text1"/>
                <w:position w:val="0"/>
                <w:sz w:val="22"/>
              </w:rPr>
              <w:commentReference w:id="76"/>
            </w:r>
          </w:p>
        </w:tc>
        <w:tc>
          <w:tcPr>
            <w:tcW w:w="2070" w:type="dxa"/>
            <w:hideMark/>
          </w:tcPr>
          <w:p w14:paraId="15C74B75" w14:textId="77777777" w:rsidR="00472911" w:rsidRPr="00E62D72" w:rsidRDefault="00472911" w:rsidP="00E62D72">
            <w:pPr>
              <w:pStyle w:val="TableBody"/>
              <w:keepNext/>
              <w:spacing w:before="60" w:after="60"/>
            </w:pPr>
            <w:r w:rsidRPr="00E62D72">
              <w:t>N/A</w:t>
            </w:r>
          </w:p>
        </w:tc>
        <w:tc>
          <w:tcPr>
            <w:tcW w:w="2070" w:type="dxa"/>
            <w:hideMark/>
          </w:tcPr>
          <w:p w14:paraId="19A69309" w14:textId="77777777" w:rsidR="00472911" w:rsidRPr="00E62D72" w:rsidRDefault="00472911" w:rsidP="00E62D72">
            <w:pPr>
              <w:pStyle w:val="TableBody"/>
              <w:keepNext/>
              <w:spacing w:before="60" w:after="60"/>
            </w:pPr>
            <w:r w:rsidRPr="00E62D72">
              <w:t>N/A</w:t>
            </w:r>
          </w:p>
        </w:tc>
        <w:tc>
          <w:tcPr>
            <w:tcW w:w="1890" w:type="dxa"/>
            <w:hideMark/>
          </w:tcPr>
          <w:p w14:paraId="26637758" w14:textId="0B949DC7" w:rsidR="00472911" w:rsidRPr="00E62D72" w:rsidRDefault="00472911" w:rsidP="00E62D72">
            <w:pPr>
              <w:pStyle w:val="TableBody"/>
              <w:keepNext/>
              <w:spacing w:before="60" w:after="60"/>
            </w:pPr>
            <w:r w:rsidRPr="00E62D72">
              <w:t>Text</w:t>
            </w:r>
          </w:p>
        </w:tc>
        <w:tc>
          <w:tcPr>
            <w:tcW w:w="4410" w:type="dxa"/>
            <w:hideMark/>
          </w:tcPr>
          <w:p w14:paraId="50E631DA" w14:textId="77777777" w:rsidR="00472911" w:rsidRPr="003F7E82" w:rsidRDefault="00472911" w:rsidP="00E62D72">
            <w:pPr>
              <w:keepNext/>
              <w:spacing w:before="60" w:after="60"/>
              <w:rPr>
                <w:rFonts w:cs="Calibri"/>
                <w:color w:val="000000"/>
                <w:sz w:val="20"/>
              </w:rPr>
            </w:pPr>
            <w:r w:rsidRPr="003F7E82">
              <w:rPr>
                <w:rFonts w:cs="Calibri"/>
                <w:color w:val="000000"/>
                <w:sz w:val="20"/>
              </w:rPr>
              <w:t>N/A</w:t>
            </w:r>
          </w:p>
        </w:tc>
      </w:tr>
    </w:tbl>
    <w:p w14:paraId="45D07B33" w14:textId="7F20CD75" w:rsidR="00E62D72" w:rsidRDefault="00E62D72" w:rsidP="00E62D72">
      <w:pPr>
        <w:pStyle w:val="TableNotes"/>
        <w:keepNext/>
      </w:pPr>
      <w:r>
        <w:rPr>
          <w:vertAlign w:val="superscript"/>
        </w:rPr>
        <w:t>[a]</w:t>
      </w:r>
      <w:r>
        <w:t xml:space="preserve">Attributes designated as optional may be required depending on program specific reporting compliance. Fields designated as required are deemed to be the most important attributes for reporting. However, if required data </w:t>
      </w:r>
      <w:ins w:id="79" w:author="Author">
        <w:r w:rsidR="00FE6BC7">
          <w:t>are</w:t>
        </w:r>
      </w:ins>
      <w:del w:id="80" w:author="Author">
        <w:r w:rsidDel="00FE6BC7">
          <w:delText>is</w:delText>
        </w:r>
      </w:del>
      <w:r>
        <w:t xml:space="preserve"> missing, the user may still upload the attributes that are available. Required fields that are not submitted will cause the data to be flagged for quality control purposes. Additional evaluation of the SAFER program’s level of requirements is still needed to highlight program reporting requirements.</w:t>
      </w:r>
    </w:p>
    <w:p w14:paraId="6A1337C7" w14:textId="3E1514AB" w:rsidR="00E62D72" w:rsidRDefault="00E62D72" w:rsidP="00E62D72">
      <w:pPr>
        <w:pStyle w:val="TableNotes"/>
      </w:pPr>
      <w:r>
        <w:rPr>
          <w:vertAlign w:val="superscript"/>
        </w:rPr>
        <w:t>[b]</w:t>
      </w:r>
      <w:r>
        <w:t>The Recommended Reporting Accuracy does not preclude data outside of the recommended accuracy from being submitted. Data with Unknown or Other Accuracy may be flagged as potentially inaccurate data.</w:t>
      </w:r>
    </w:p>
    <w:p w14:paraId="7E4FCED7" w14:textId="21F8DEC1" w:rsidR="00E62D72" w:rsidRDefault="00094A2E" w:rsidP="00E62D72">
      <w:pPr>
        <w:pStyle w:val="TableNotes"/>
      </w:pPr>
      <w:ins w:id="81" w:author="Author">
        <w:r>
          <w:rPr>
            <w:vertAlign w:val="superscript"/>
          </w:rPr>
          <w:t>[c]</w:t>
        </w:r>
      </w:ins>
      <w:del w:id="82" w:author="Author">
        <w:r w:rsidR="00E62D72" w:rsidDel="00094A2E">
          <w:delText>*</w:delText>
        </w:r>
      </w:del>
      <w:ins w:id="83" w:author="Author">
        <w:r>
          <w:t xml:space="preserve"> </w:t>
        </w:r>
      </w:ins>
      <w:r w:rsidR="00E62D72">
        <w:t>Designated as a conditional reporting requirement for the specific program.</w:t>
      </w:r>
    </w:p>
    <w:p w14:paraId="7AE81A9E" w14:textId="660573F9" w:rsidR="00E62D72" w:rsidRDefault="00E62D72" w:rsidP="00E62D72">
      <w:pPr>
        <w:pStyle w:val="TableNotes"/>
      </w:pPr>
      <w:r>
        <w:t xml:space="preserve">CASGEM = </w:t>
      </w:r>
      <w:r w:rsidRPr="00AF12C2">
        <w:t>California Statewide Groundwater Elevation Monitoring</w:t>
      </w:r>
    </w:p>
    <w:p w14:paraId="35521ABB" w14:textId="77777777" w:rsidR="00E62D72" w:rsidRDefault="00E62D72" w:rsidP="00E62D72">
      <w:pPr>
        <w:pStyle w:val="TableNotes"/>
      </w:pPr>
      <w:r>
        <w:t xml:space="preserve">GeoTracker = </w:t>
      </w:r>
      <w:r w:rsidRPr="003F265F">
        <w:t>GeoTracker = GeoTracker Data Management System</w:t>
      </w:r>
    </w:p>
    <w:p w14:paraId="29D8512D" w14:textId="77777777" w:rsidR="00E62D72" w:rsidRDefault="00E62D72" w:rsidP="00E62D72">
      <w:pPr>
        <w:pStyle w:val="TableNotes"/>
      </w:pPr>
      <w:r w:rsidRPr="003F7E82">
        <w:t>N/A = not applicable</w:t>
      </w:r>
    </w:p>
    <w:p w14:paraId="6AAEEBA2" w14:textId="77777777" w:rsidR="00E62D72" w:rsidRDefault="00E62D72" w:rsidP="00E62D72">
      <w:pPr>
        <w:pStyle w:val="TableNotes"/>
      </w:pPr>
      <w:r w:rsidRPr="003F7E82">
        <w:t>NAVD88 = North American Vertical Datum of 1988</w:t>
      </w:r>
    </w:p>
    <w:p w14:paraId="5392A035" w14:textId="77777777" w:rsidR="00E62D72" w:rsidRDefault="00E62D72" w:rsidP="00E62D72">
      <w:pPr>
        <w:pStyle w:val="TableNotes"/>
      </w:pPr>
      <w:r w:rsidRPr="00B7351A">
        <w:t>NGVD29</w:t>
      </w:r>
      <w:r>
        <w:t xml:space="preserve"> = </w:t>
      </w:r>
      <w:r w:rsidRPr="003F7E82">
        <w:t xml:space="preserve">North </w:t>
      </w:r>
      <w:r>
        <w:t>Geodetic</w:t>
      </w:r>
      <w:r w:rsidRPr="003F7E82">
        <w:t xml:space="preserve"> Vertical Datum of 19</w:t>
      </w:r>
      <w:r>
        <w:t>29</w:t>
      </w:r>
      <w:r w:rsidRPr="003F7E82">
        <w:br/>
        <w:t>PST = Pacific Standard Time</w:t>
      </w:r>
      <w:r w:rsidRPr="003F7E82">
        <w:br/>
        <w:t>RP = reference point</w:t>
      </w:r>
    </w:p>
    <w:p w14:paraId="3B1902D9" w14:textId="77777777" w:rsidR="00E62D72" w:rsidRDefault="00E62D72" w:rsidP="00E62D72">
      <w:pPr>
        <w:pStyle w:val="TableNotes"/>
      </w:pPr>
      <w:r>
        <w:t>RPE = reference point elevation</w:t>
      </w:r>
      <w:r w:rsidRPr="003F7E82">
        <w:br/>
        <w:t>RRP = reading at reference point</w:t>
      </w:r>
      <w:r w:rsidRPr="003F7E82">
        <w:br/>
        <w:t>RWS = reading at water surface</w:t>
      </w:r>
    </w:p>
    <w:p w14:paraId="498F0065" w14:textId="7A3EF8A3" w:rsidR="00E62D72" w:rsidRDefault="00E62D72" w:rsidP="00E62D72">
      <w:pPr>
        <w:pStyle w:val="TableNotes"/>
      </w:pPr>
      <w:r>
        <w:t xml:space="preserve">WGS84 = World Geodetic System </w:t>
      </w:r>
      <w:r w:rsidRPr="003F7E82">
        <w:br/>
        <w:t>WSE = water surface elevation</w:t>
      </w:r>
    </w:p>
    <w:p w14:paraId="0E0EFA10" w14:textId="77777777" w:rsidR="00E62D72" w:rsidRDefault="00E62D72" w:rsidP="00E62D72">
      <w:pPr>
        <w:pStyle w:val="TableNotes"/>
      </w:pPr>
      <w:r>
        <w:t xml:space="preserve">SAFER = </w:t>
      </w:r>
      <w:r w:rsidRPr="009158C3">
        <w:t>Safe and Affordable Funding for Equity and Resilience Program</w:t>
      </w:r>
    </w:p>
    <w:p w14:paraId="436B0623" w14:textId="46AE96DF" w:rsidR="0013475D" w:rsidRPr="00ED3FFD" w:rsidRDefault="00E62D72" w:rsidP="00E62D72">
      <w:pPr>
        <w:pStyle w:val="TableNotes"/>
      </w:pPr>
      <w:r w:rsidRPr="003F265F">
        <w:t>SGMA = Sustainable Groundwater Management Act</w:t>
      </w:r>
      <w:bookmarkEnd w:id="2"/>
    </w:p>
    <w:sectPr w:rsidR="0013475D" w:rsidRPr="00ED3FFD" w:rsidSect="00ED3FFD">
      <w:headerReference w:type="even" r:id="rId11"/>
      <w:headerReference w:type="default" r:id="rId12"/>
      <w:footerReference w:type="even" r:id="rId13"/>
      <w:footerReference w:type="default" r:id="rId14"/>
      <w:headerReference w:type="first" r:id="rId15"/>
      <w:footerReference w:type="first" r:id="rId16"/>
      <w:pgSz w:w="24480" w:h="15840" w:orient="landscape" w:code="1"/>
      <w:pgMar w:top="1440" w:right="1440" w:bottom="1440" w:left="1440" w:header="576"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011BCE6" w14:textId="77777777" w:rsidR="002551CB" w:rsidRDefault="00D05E9B" w:rsidP="002551CB">
      <w:pPr>
        <w:pStyle w:val="CommentText"/>
      </w:pPr>
      <w:r>
        <w:rPr>
          <w:rStyle w:val="CommentReference"/>
        </w:rPr>
        <w:annotationRef/>
      </w:r>
    </w:p>
    <w:p w14:paraId="338889C3" w14:textId="77777777" w:rsidR="002551CB" w:rsidRDefault="002551CB" w:rsidP="002551CB">
      <w:pPr>
        <w:pStyle w:val="CommentText"/>
      </w:pPr>
      <w:r>
        <w:t xml:space="preserve">Testing the translation platform using this proposed reporting format demonstrates how the translation platform might need to be updated to ensure compliance with the MNM. </w:t>
      </w:r>
    </w:p>
    <w:p w14:paraId="1819DF40" w14:textId="77777777" w:rsidR="002551CB" w:rsidRDefault="002551CB" w:rsidP="002551CB">
      <w:pPr>
        <w:pStyle w:val="CommentText"/>
      </w:pPr>
    </w:p>
    <w:p w14:paraId="339652D2" w14:textId="77777777" w:rsidR="002551CB" w:rsidRDefault="002551CB" w:rsidP="002551CB">
      <w:pPr>
        <w:pStyle w:val="CommentText"/>
      </w:pPr>
      <w:r>
        <w:t>A few examples why:</w:t>
      </w:r>
    </w:p>
    <w:p w14:paraId="28F42173" w14:textId="77777777" w:rsidR="002551CB" w:rsidRDefault="002551CB" w:rsidP="002551CB">
      <w:pPr>
        <w:pStyle w:val="CommentText"/>
      </w:pPr>
    </w:p>
    <w:p w14:paraId="38B4067B" w14:textId="77777777" w:rsidR="002551CB" w:rsidRDefault="002551CB" w:rsidP="002551CB">
      <w:pPr>
        <w:pStyle w:val="CommentText"/>
        <w:numPr>
          <w:ilvl w:val="0"/>
          <w:numId w:val="20"/>
        </w:numPr>
      </w:pPr>
      <w:r>
        <w:t xml:space="preserve">There are fields listed as optional in the proposed format that are required by SGMA. This allows users to successfully import data via the translation portal which creates a MNM import spreadsheet that would fail our import process. An example is the Collecting/Co-op Agency field. </w:t>
      </w:r>
    </w:p>
    <w:p w14:paraId="6D695E05" w14:textId="77777777" w:rsidR="002551CB" w:rsidRDefault="002551CB" w:rsidP="002551CB">
      <w:pPr>
        <w:pStyle w:val="CommentText"/>
        <w:numPr>
          <w:ilvl w:val="0"/>
          <w:numId w:val="20"/>
        </w:numPr>
      </w:pPr>
      <w:r>
        <w:t xml:space="preserve">There are fields that users must select an option from the dropdown menu. There are options in the dropdown menu not used by SGMA, however, the translation portal still allows users to select these options. This creates an MNM import spreadsheet that would fail our import process. An example is the Measurement Method field. </w:t>
      </w:r>
    </w:p>
    <w:p w14:paraId="7E48CEA3" w14:textId="77777777" w:rsidR="002551CB" w:rsidRDefault="002551CB" w:rsidP="002551CB">
      <w:pPr>
        <w:pStyle w:val="CommentText"/>
        <w:numPr>
          <w:ilvl w:val="0"/>
          <w:numId w:val="20"/>
        </w:numPr>
      </w:pPr>
      <w:r>
        <w:t xml:space="preserve">The translation portal requires users to select the vertical datum from a dropdown list, the options are NAVD88, WGS84, and NGVD29. All vertical measurements in the MNM are expected to be in NAVD88. However, if a user selects a different datum the translation portal still creates a MNM import spreadsheet rather than returning an error. This makes it appear that different datums are allowed via the MNM. </w:t>
      </w:r>
    </w:p>
    <w:p w14:paraId="2B2DB965" w14:textId="77777777" w:rsidR="002551CB" w:rsidRDefault="002551CB" w:rsidP="002551CB">
      <w:pPr>
        <w:pStyle w:val="CommentText"/>
        <w:numPr>
          <w:ilvl w:val="0"/>
          <w:numId w:val="20"/>
        </w:numPr>
      </w:pPr>
      <w:r>
        <w:t xml:space="preserve">Some fields that are listed as required in the proposed format are not required in the translation portal. An example is Measurement Date, if this field is left blank on the translation portal import spreadsheet the translation portal creates an MNM import spreadsheet with a measurement date of 12/30/1899. </w:t>
      </w:r>
    </w:p>
  </w:comment>
  <w:comment w:id="1" w:author="Author" w:initials="A">
    <w:p w14:paraId="5E9B75D5" w14:textId="77777777" w:rsidR="009B4CD5" w:rsidRDefault="009B4CD5" w:rsidP="009B4CD5">
      <w:pPr>
        <w:pStyle w:val="CommentText"/>
      </w:pPr>
      <w:r>
        <w:rPr>
          <w:rStyle w:val="CommentReference"/>
        </w:rPr>
        <w:annotationRef/>
      </w:r>
      <w:r>
        <w:t>We have gone through and made these revisions to the pilot platform.</w:t>
      </w:r>
    </w:p>
  </w:comment>
  <w:comment w:id="3" w:author="Author" w:initials="A">
    <w:p w14:paraId="3E915AC3" w14:textId="44BDE544" w:rsidR="0074251F" w:rsidRDefault="0074251F" w:rsidP="0074251F">
      <w:pPr>
        <w:pStyle w:val="CommentText"/>
      </w:pPr>
      <w:r>
        <w:rPr>
          <w:rStyle w:val="CommentReference"/>
        </w:rPr>
        <w:annotationRef/>
      </w:r>
      <w:r>
        <w:t xml:space="preserve">Optional in the MNM. </w:t>
      </w:r>
    </w:p>
  </w:comment>
  <w:comment w:id="4" w:author="Author" w:initials="A">
    <w:p w14:paraId="0E9BA826" w14:textId="77777777" w:rsidR="002B0FAA" w:rsidRDefault="002B0FAA" w:rsidP="002B0FAA">
      <w:pPr>
        <w:pStyle w:val="CommentText"/>
      </w:pPr>
      <w:r>
        <w:rPr>
          <w:rStyle w:val="CommentReference"/>
        </w:rPr>
        <w:annotationRef/>
      </w:r>
      <w:r>
        <w:t>Comment noted. I believe the table is consistent with this notion as SGMA is not listed as a program that requires reporting.</w:t>
      </w:r>
    </w:p>
  </w:comment>
  <w:comment w:id="5" w:author="Author" w:initials="A">
    <w:p w14:paraId="33EDBD3F" w14:textId="465278AA" w:rsidR="00F553EA" w:rsidRDefault="00B31B23" w:rsidP="00F553EA">
      <w:pPr>
        <w:pStyle w:val="CommentText"/>
      </w:pPr>
      <w:r>
        <w:rPr>
          <w:rStyle w:val="CommentReference"/>
        </w:rPr>
        <w:annotationRef/>
      </w:r>
      <w:r w:rsidR="00F553EA">
        <w:t xml:space="preserve">Is there instances where an agency is required to get a permit every time they collect groundwater level measurements? I don’t believe so, and if there isn’t then the Permit Number and Local Permit Agency fields should be removed from the GWE reporting format. </w:t>
      </w:r>
    </w:p>
  </w:comment>
  <w:comment w:id="6" w:author="Author" w:initials="A">
    <w:p w14:paraId="6B4D5D2A" w14:textId="77777777" w:rsidR="00FB0EDB" w:rsidRDefault="00FB0EDB" w:rsidP="00FB0EDB">
      <w:pPr>
        <w:pStyle w:val="CommentText"/>
      </w:pPr>
      <w:r>
        <w:rPr>
          <w:rStyle w:val="CommentReference"/>
        </w:rPr>
        <w:annotationRef/>
      </w:r>
      <w:r>
        <w:t>This attribute is intended to relate to the installation and construction of the well, not necessarily the act of taking the measurement. We opted to include this attribute here for further clarity on who manages this well.</w:t>
      </w:r>
    </w:p>
  </w:comment>
  <w:comment w:id="7" w:author="Author" w:initials="A">
    <w:p w14:paraId="1C451FEF" w14:textId="4C855804" w:rsidR="00DB4757" w:rsidRDefault="00DB4757" w:rsidP="00DB4757">
      <w:pPr>
        <w:pStyle w:val="CommentText"/>
      </w:pPr>
      <w:r>
        <w:rPr>
          <w:rStyle w:val="CommentReference"/>
        </w:rPr>
        <w:annotationRef/>
      </w:r>
      <w:r>
        <w:t xml:space="preserve">Measurement time (hour and minutes, not seconds) is a required field in the MNM. </w:t>
      </w:r>
    </w:p>
  </w:comment>
  <w:comment w:id="8" w:author="Author" w:initials="A">
    <w:p w14:paraId="63A9E9F9" w14:textId="77777777" w:rsidR="004C4333" w:rsidRDefault="004C4333" w:rsidP="004C4333">
      <w:pPr>
        <w:pStyle w:val="CommentText"/>
      </w:pPr>
      <w:r>
        <w:rPr>
          <w:rStyle w:val="CommentReference"/>
        </w:rPr>
        <w:annotationRef/>
      </w:r>
      <w:r>
        <w:t>SGMA is listed as a program that requires this information. Deleted seconds from the format as seconds are generally not recorded when taking measurements.</w:t>
      </w:r>
    </w:p>
  </w:comment>
  <w:comment w:id="9" w:author="Author" w:initials="A">
    <w:p w14:paraId="7D47912A" w14:textId="7927595D" w:rsidR="006207DD" w:rsidRDefault="00C40DBF" w:rsidP="006207DD">
      <w:pPr>
        <w:pStyle w:val="CommentText"/>
      </w:pPr>
      <w:r>
        <w:rPr>
          <w:rStyle w:val="CommentReference"/>
        </w:rPr>
        <w:annotationRef/>
      </w:r>
      <w:r w:rsidR="006207DD">
        <w:t xml:space="preserve">I don’t believe that this should be an optional field.  If users want to choose an arbitrary time they can.  </w:t>
      </w:r>
    </w:p>
  </w:comment>
  <w:comment w:id="10" w:author="Author" w:initials="A">
    <w:p w14:paraId="79DBD3EF" w14:textId="77777777" w:rsidR="0015307A" w:rsidRDefault="0015307A" w:rsidP="0015307A">
      <w:pPr>
        <w:pStyle w:val="CommentText"/>
      </w:pPr>
      <w:r>
        <w:rPr>
          <w:rStyle w:val="CommentReference"/>
        </w:rPr>
        <w:annotationRef/>
      </w:r>
      <w:r>
        <w:t>Agreed. Converted to a required attribute.</w:t>
      </w:r>
    </w:p>
  </w:comment>
  <w:comment w:id="13" w:author="Author" w:initials="A">
    <w:p w14:paraId="62890EE8" w14:textId="3D0BD5EB" w:rsidR="00930E21" w:rsidRDefault="00C40DBF" w:rsidP="00930E21">
      <w:pPr>
        <w:pStyle w:val="CommentText"/>
      </w:pPr>
      <w:r>
        <w:rPr>
          <w:rStyle w:val="CommentReference"/>
        </w:rPr>
        <w:annotationRef/>
      </w:r>
      <w:r w:rsidR="00930E21">
        <w:t xml:space="preserve">I don’t believe we need to include seconds. </w:t>
      </w:r>
    </w:p>
  </w:comment>
  <w:comment w:id="14" w:author="Author" w:initials="A">
    <w:p w14:paraId="1032C606" w14:textId="77777777" w:rsidR="00DB1927" w:rsidRDefault="00DB1927" w:rsidP="00DB1927">
      <w:pPr>
        <w:pStyle w:val="CommentText"/>
      </w:pPr>
      <w:r>
        <w:rPr>
          <w:rStyle w:val="CommentReference"/>
        </w:rPr>
        <w:annotationRef/>
      </w:r>
      <w:r>
        <w:t>Agreed. Removed seconds from the proposed format.</w:t>
      </w:r>
    </w:p>
  </w:comment>
  <w:comment w:id="32" w:author="Author" w:initials="A">
    <w:p w14:paraId="5C835AFE" w14:textId="0BEA0D64" w:rsidR="00D60059" w:rsidRDefault="00A14DC9" w:rsidP="00D60059">
      <w:pPr>
        <w:pStyle w:val="CommentText"/>
      </w:pPr>
      <w:r>
        <w:rPr>
          <w:rStyle w:val="CommentReference"/>
        </w:rPr>
        <w:annotationRef/>
      </w:r>
      <w:r w:rsidR="00D60059">
        <w:t xml:space="preserve">I believe we should label this field “Groundwater Elevation”, especially on any document released by the Department. I understand some DWR applications still use WSE but we should continue to try and update this field the GWE to match the requirements of CASGEM/SGMA. </w:t>
      </w:r>
    </w:p>
  </w:comment>
  <w:comment w:id="33" w:author="Author" w:initials="A">
    <w:p w14:paraId="519CDC33" w14:textId="77777777" w:rsidR="003318B2" w:rsidRDefault="003318B2" w:rsidP="003318B2">
      <w:pPr>
        <w:pStyle w:val="CommentText"/>
      </w:pPr>
      <w:r>
        <w:rPr>
          <w:rStyle w:val="CommentReference"/>
        </w:rPr>
        <w:annotationRef/>
      </w:r>
      <w:r>
        <w:t>Agreed. Updated the attribute name here and in the GWE XWalk table.</w:t>
      </w:r>
    </w:p>
  </w:comment>
  <w:comment w:id="50" w:author="Author" w:initials="A">
    <w:p w14:paraId="4CCC9704" w14:textId="454E254E" w:rsidR="001918F7" w:rsidRDefault="00A14DC9" w:rsidP="001918F7">
      <w:pPr>
        <w:pStyle w:val="CommentText"/>
      </w:pPr>
      <w:r>
        <w:rPr>
          <w:rStyle w:val="CommentReference"/>
        </w:rPr>
        <w:annotationRef/>
      </w:r>
      <w:r w:rsidR="001918F7">
        <w:t xml:space="preserve">I don’t believe this field is necessary, we should encourage all state applications to use the same datum. </w:t>
      </w:r>
    </w:p>
  </w:comment>
  <w:comment w:id="51" w:author="Author" w:initials="A">
    <w:p w14:paraId="09DC16BC" w14:textId="77777777" w:rsidR="0072348F" w:rsidRDefault="0072348F" w:rsidP="0072348F">
      <w:pPr>
        <w:pStyle w:val="CommentText"/>
      </w:pPr>
      <w:r>
        <w:rPr>
          <w:rStyle w:val="CommentReference"/>
        </w:rPr>
        <w:annotationRef/>
      </w:r>
      <w:r>
        <w:t>Agreed. We chose to include this as a required attribute to ensure that practitioner’s are thinking about and understand what vertical datum they are using rather than just assuming they are working in a specific one.</w:t>
      </w:r>
    </w:p>
  </w:comment>
  <w:comment w:id="57" w:author="Author" w:initials="A">
    <w:p w14:paraId="2F4FC8F5" w14:textId="00BEC1CC" w:rsidR="00600D0C" w:rsidRDefault="00600D0C" w:rsidP="00600D0C">
      <w:pPr>
        <w:pStyle w:val="CommentText"/>
      </w:pPr>
      <w:r>
        <w:rPr>
          <w:rStyle w:val="CommentReference"/>
        </w:rPr>
        <w:annotationRef/>
      </w:r>
      <w:r>
        <w:t xml:space="preserve">Labeled as “Questionable Measurement” in the MNM but appears to be the same field. </w:t>
      </w:r>
    </w:p>
  </w:comment>
  <w:comment w:id="58" w:author="Author" w:initials="A">
    <w:p w14:paraId="59106177" w14:textId="77777777" w:rsidR="00A52EE6" w:rsidRDefault="00A52EE6" w:rsidP="00A52EE6">
      <w:pPr>
        <w:pStyle w:val="CommentText"/>
      </w:pPr>
      <w:r>
        <w:rPr>
          <w:rStyle w:val="CommentReference"/>
        </w:rPr>
        <w:annotationRef/>
      </w:r>
      <w:r>
        <w:t>Correct. Under the SGMA portion of the GWE Xwalk table this attribute is called: “Questionable Measurement”.</w:t>
      </w:r>
    </w:p>
  </w:comment>
  <w:comment w:id="59" w:author="Author" w:initials="A">
    <w:p w14:paraId="1E09BD49" w14:textId="18971F60" w:rsidR="007437EC" w:rsidRDefault="007437EC" w:rsidP="007437EC">
      <w:pPr>
        <w:pStyle w:val="CommentText"/>
      </w:pPr>
      <w:r>
        <w:rPr>
          <w:rStyle w:val="CommentReference"/>
        </w:rPr>
        <w:annotationRef/>
      </w:r>
      <w:r>
        <w:t xml:space="preserve">The MNM’s list of options varies from this list. </w:t>
      </w:r>
    </w:p>
    <w:p w14:paraId="76AF52D6" w14:textId="77777777" w:rsidR="007437EC" w:rsidRDefault="007437EC" w:rsidP="007437EC">
      <w:pPr>
        <w:pStyle w:val="CommentText"/>
      </w:pPr>
    </w:p>
    <w:p w14:paraId="117C244A" w14:textId="77777777" w:rsidR="007437EC" w:rsidRDefault="007437EC" w:rsidP="007437EC">
      <w:pPr>
        <w:pStyle w:val="CommentText"/>
      </w:pPr>
      <w:r>
        <w:t>Some of the options in this list don’t make much sense. For example, how are the options dry, destroyed, or measurement discontinued relevant to measurement quality. Each of these indicate that a no measurement was collected, shouldn’t this field only include options that are related to the quality of an actual measurement?</w:t>
      </w:r>
    </w:p>
  </w:comment>
  <w:comment w:id="60" w:author="Author" w:initials="A">
    <w:p w14:paraId="607C8319" w14:textId="77777777" w:rsidR="00F27C3D" w:rsidRDefault="00F27C3D" w:rsidP="00F27C3D">
      <w:pPr>
        <w:pStyle w:val="CommentText"/>
      </w:pPr>
      <w:r>
        <w:rPr>
          <w:rStyle w:val="CommentReference"/>
        </w:rPr>
        <w:annotationRef/>
      </w:r>
      <w:r>
        <w:t>I double-checked that all SGMA options are listed here as an option. Refer to the GWE Xwalk table to see the list of attributes that are included from SGMA. One difference might be that we dropped the number-based code that is used under SGMA.</w:t>
      </w:r>
    </w:p>
    <w:p w14:paraId="23BE41AE" w14:textId="77777777" w:rsidR="00F27C3D" w:rsidRDefault="00F27C3D" w:rsidP="00F27C3D">
      <w:pPr>
        <w:pStyle w:val="CommentText"/>
      </w:pPr>
    </w:p>
    <w:p w14:paraId="0C4CE198" w14:textId="77777777" w:rsidR="00F27C3D" w:rsidRDefault="00F27C3D" w:rsidP="00F27C3D">
      <w:pPr>
        <w:pStyle w:val="CommentText"/>
      </w:pPr>
      <w:r>
        <w:t>The options that you note seem to indicate that no measurement was taken come from the USGS NWIS program. The list shown in the proposed data standard is intended to cover all potential programs that require reporting of this information, thus, we chose to include the options covered by the USGS NWIS program. While no measurement may have been taken, I can see some importance in keeping a record as to why the measurement was not taken, as that in itself can be seen as a data point.</w:t>
      </w:r>
    </w:p>
  </w:comment>
  <w:comment w:id="69" w:author="Author" w:initials="A">
    <w:p w14:paraId="3DB9E8B0" w14:textId="43CD7142" w:rsidR="00004336" w:rsidRDefault="00004336" w:rsidP="00004336">
      <w:pPr>
        <w:pStyle w:val="CommentText"/>
      </w:pPr>
      <w:r>
        <w:rPr>
          <w:rStyle w:val="CommentReference"/>
        </w:rPr>
        <w:annotationRef/>
      </w:r>
      <w:r>
        <w:t xml:space="preserve">In the MNM this is required if a RRP is entered. </w:t>
      </w:r>
    </w:p>
  </w:comment>
  <w:comment w:id="70" w:author="Author" w:initials="A">
    <w:p w14:paraId="6D883962" w14:textId="77777777" w:rsidR="00C27406" w:rsidRDefault="00C27406" w:rsidP="00C27406">
      <w:pPr>
        <w:pStyle w:val="CommentText"/>
      </w:pPr>
      <w:r>
        <w:rPr>
          <w:rStyle w:val="CommentReference"/>
        </w:rPr>
        <w:annotationRef/>
      </w:r>
      <w:r>
        <w:t>Correct. That is why SGMA is listed under the “Programs that Require Reporting” with an asterisk to indicate that the reporting of this attribute is required on a conditional basis.</w:t>
      </w:r>
    </w:p>
  </w:comment>
  <w:comment w:id="71" w:author="Author" w:initials="A">
    <w:p w14:paraId="2D72E928" w14:textId="4944B898" w:rsidR="00BC2FA3" w:rsidRDefault="00BC2FA3" w:rsidP="00BC2FA3">
      <w:pPr>
        <w:pStyle w:val="CommentText"/>
      </w:pPr>
      <w:r>
        <w:rPr>
          <w:rStyle w:val="CommentReference"/>
        </w:rPr>
        <w:annotationRef/>
      </w:r>
      <w:r>
        <w:t xml:space="preserve">This field is required in the MNM. Additionally, there are permission checks ran to ensure that the user submitting the data has been provided access to submit data on behalf of the collection agency. </w:t>
      </w:r>
    </w:p>
  </w:comment>
  <w:comment w:id="72" w:author="Author" w:initials="A">
    <w:p w14:paraId="521120C1" w14:textId="77777777" w:rsidR="0052026E" w:rsidRDefault="0052026E" w:rsidP="0052026E">
      <w:pPr>
        <w:pStyle w:val="CommentText"/>
      </w:pPr>
      <w:r>
        <w:rPr>
          <w:rStyle w:val="CommentReference"/>
        </w:rPr>
        <w:annotationRef/>
      </w:r>
      <w:r>
        <w:t>Correct. SGMA is listed under programs that require reporting.</w:t>
      </w:r>
    </w:p>
    <w:p w14:paraId="76226221" w14:textId="77777777" w:rsidR="0052026E" w:rsidRDefault="0052026E" w:rsidP="0052026E">
      <w:pPr>
        <w:pStyle w:val="CommentText"/>
      </w:pPr>
    </w:p>
    <w:p w14:paraId="6FDC4A9C" w14:textId="77777777" w:rsidR="0052026E" w:rsidRDefault="0052026E" w:rsidP="0052026E">
      <w:pPr>
        <w:pStyle w:val="CommentText"/>
      </w:pPr>
      <w:r>
        <w:t>Comment noted regarding permission checks. Comment may be more relevant to the data translation webpage with the consideration of including steps during the data translation phase.</w:t>
      </w:r>
    </w:p>
  </w:comment>
  <w:comment w:id="73" w:author="Author" w:initials="A">
    <w:p w14:paraId="0F382954" w14:textId="5AD8713D" w:rsidR="00FB57A5" w:rsidRDefault="00FB57A5" w:rsidP="00FB57A5">
      <w:pPr>
        <w:pStyle w:val="CommentText"/>
      </w:pPr>
      <w:r>
        <w:rPr>
          <w:rStyle w:val="CommentReference"/>
        </w:rPr>
        <w:annotationRef/>
      </w:r>
      <w:r>
        <w:t xml:space="preserve">The MNM saves the Reporting Agency based on the primary agency associated with the well. </w:t>
      </w:r>
    </w:p>
  </w:comment>
  <w:comment w:id="74" w:author="Author" w:initials="A">
    <w:p w14:paraId="5E77B186" w14:textId="77777777" w:rsidR="00B50218" w:rsidRDefault="00B50218" w:rsidP="00B50218">
      <w:pPr>
        <w:pStyle w:val="CommentText"/>
      </w:pPr>
      <w:r>
        <w:rPr>
          <w:rStyle w:val="CommentReference"/>
        </w:rPr>
        <w:annotationRef/>
      </w:r>
      <w:r>
        <w:t>Comment noted. The translation portal could consider implementing a similar approach as MNM to save the agency name.</w:t>
      </w:r>
    </w:p>
  </w:comment>
  <w:comment w:id="75" w:author="Author" w:initials="A">
    <w:p w14:paraId="6B4D383F" w14:textId="253166C9" w:rsidR="001362E1" w:rsidRDefault="006014EB" w:rsidP="001362E1">
      <w:pPr>
        <w:pStyle w:val="CommentText"/>
      </w:pPr>
      <w:r>
        <w:rPr>
          <w:rStyle w:val="CommentReference"/>
        </w:rPr>
        <w:annotationRef/>
      </w:r>
      <w:r w:rsidR="001362E1">
        <w:t xml:space="preserve">This field is required in SGMA for certain scenarios. </w:t>
      </w:r>
    </w:p>
  </w:comment>
  <w:comment w:id="76" w:author="Author" w:initials="A">
    <w:p w14:paraId="2AAAFEB5" w14:textId="77777777" w:rsidR="007C3EB7" w:rsidRDefault="007C3EB7" w:rsidP="007C3EB7">
      <w:pPr>
        <w:pStyle w:val="CommentText"/>
      </w:pPr>
      <w:r>
        <w:rPr>
          <w:rStyle w:val="CommentReference"/>
        </w:rPr>
        <w:annotationRef/>
      </w:r>
      <w:r>
        <w:t>Correct. SGMA is listed under the “Programs that Require Reporting” column with an asterisk to denote that the reporting of this attribute is conditionally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DB965" w15:done="1"/>
  <w15:commentEx w15:paraId="5E9B75D5" w15:paraIdParent="2B2DB965" w15:done="1"/>
  <w15:commentEx w15:paraId="3E915AC3" w15:done="1"/>
  <w15:commentEx w15:paraId="0E9BA826" w15:paraIdParent="3E915AC3" w15:done="1"/>
  <w15:commentEx w15:paraId="33EDBD3F" w15:done="1"/>
  <w15:commentEx w15:paraId="6B4D5D2A" w15:paraIdParent="33EDBD3F" w15:done="1"/>
  <w15:commentEx w15:paraId="1C451FEF" w15:done="1"/>
  <w15:commentEx w15:paraId="63A9E9F9" w15:paraIdParent="1C451FEF" w15:done="1"/>
  <w15:commentEx w15:paraId="7D47912A" w15:done="1"/>
  <w15:commentEx w15:paraId="79DBD3EF" w15:paraIdParent="7D47912A" w15:done="1"/>
  <w15:commentEx w15:paraId="62890EE8" w15:done="1"/>
  <w15:commentEx w15:paraId="1032C606" w15:paraIdParent="62890EE8" w15:done="1"/>
  <w15:commentEx w15:paraId="5C835AFE" w15:done="1"/>
  <w15:commentEx w15:paraId="519CDC33" w15:paraIdParent="5C835AFE" w15:done="1"/>
  <w15:commentEx w15:paraId="4CCC9704" w15:done="1"/>
  <w15:commentEx w15:paraId="09DC16BC" w15:paraIdParent="4CCC9704" w15:done="1"/>
  <w15:commentEx w15:paraId="2F4FC8F5" w15:done="1"/>
  <w15:commentEx w15:paraId="59106177" w15:paraIdParent="2F4FC8F5" w15:done="1"/>
  <w15:commentEx w15:paraId="117C244A" w15:done="1"/>
  <w15:commentEx w15:paraId="0C4CE198" w15:paraIdParent="117C244A" w15:done="1"/>
  <w15:commentEx w15:paraId="3DB9E8B0" w15:done="1"/>
  <w15:commentEx w15:paraId="6D883962" w15:paraIdParent="3DB9E8B0" w15:done="1"/>
  <w15:commentEx w15:paraId="2D72E928" w15:done="1"/>
  <w15:commentEx w15:paraId="6FDC4A9C" w15:paraIdParent="2D72E928" w15:done="1"/>
  <w15:commentEx w15:paraId="0F382954" w15:done="1"/>
  <w15:commentEx w15:paraId="5E77B186" w15:paraIdParent="0F382954" w15:done="1"/>
  <w15:commentEx w15:paraId="6B4D383F" w15:done="1"/>
  <w15:commentEx w15:paraId="2AAAFEB5" w15:paraIdParent="6B4D383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DB965" w16cid:durableId="15BE10CA"/>
  <w16cid:commentId w16cid:paraId="5E9B75D5" w16cid:durableId="4D851A73"/>
  <w16cid:commentId w16cid:paraId="3E915AC3" w16cid:durableId="45009DF5"/>
  <w16cid:commentId w16cid:paraId="0E9BA826" w16cid:durableId="27436C61"/>
  <w16cid:commentId w16cid:paraId="33EDBD3F" w16cid:durableId="28B8D195"/>
  <w16cid:commentId w16cid:paraId="6B4D5D2A" w16cid:durableId="4455B7B3"/>
  <w16cid:commentId w16cid:paraId="1C451FEF" w16cid:durableId="749219A6"/>
  <w16cid:commentId w16cid:paraId="63A9E9F9" w16cid:durableId="144CB542"/>
  <w16cid:commentId w16cid:paraId="7D47912A" w16cid:durableId="1D5F8ED9"/>
  <w16cid:commentId w16cid:paraId="79DBD3EF" w16cid:durableId="04AFCB50"/>
  <w16cid:commentId w16cid:paraId="62890EE8" w16cid:durableId="4DCEF523"/>
  <w16cid:commentId w16cid:paraId="1032C606" w16cid:durableId="179A9586"/>
  <w16cid:commentId w16cid:paraId="5C835AFE" w16cid:durableId="59A0CF3F"/>
  <w16cid:commentId w16cid:paraId="519CDC33" w16cid:durableId="64E3C7EF"/>
  <w16cid:commentId w16cid:paraId="4CCC9704" w16cid:durableId="59D124BE"/>
  <w16cid:commentId w16cid:paraId="09DC16BC" w16cid:durableId="6FCDB7E8"/>
  <w16cid:commentId w16cid:paraId="2F4FC8F5" w16cid:durableId="5687D480"/>
  <w16cid:commentId w16cid:paraId="59106177" w16cid:durableId="76187651"/>
  <w16cid:commentId w16cid:paraId="117C244A" w16cid:durableId="304968C9"/>
  <w16cid:commentId w16cid:paraId="0C4CE198" w16cid:durableId="1019A50C"/>
  <w16cid:commentId w16cid:paraId="3DB9E8B0" w16cid:durableId="3E5F4F43"/>
  <w16cid:commentId w16cid:paraId="6D883962" w16cid:durableId="22BE62A3"/>
  <w16cid:commentId w16cid:paraId="2D72E928" w16cid:durableId="665F0086"/>
  <w16cid:commentId w16cid:paraId="6FDC4A9C" w16cid:durableId="4982DD30"/>
  <w16cid:commentId w16cid:paraId="0F382954" w16cid:durableId="79FEA5F1"/>
  <w16cid:commentId w16cid:paraId="5E77B186" w16cid:durableId="3E019FB2"/>
  <w16cid:commentId w16cid:paraId="6B4D383F" w16cid:durableId="79B63AA1"/>
  <w16cid:commentId w16cid:paraId="2AAAFEB5" w16cid:durableId="0CFDE8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9EB0" w14:textId="77777777" w:rsidR="00966392" w:rsidRDefault="00966392" w:rsidP="00BD1885">
      <w:r>
        <w:separator/>
      </w:r>
    </w:p>
  </w:endnote>
  <w:endnote w:type="continuationSeparator" w:id="0">
    <w:p w14:paraId="7AE8172F" w14:textId="77777777" w:rsidR="00966392" w:rsidRDefault="00966392" w:rsidP="00BD1885">
      <w:r>
        <w:continuationSeparator/>
      </w:r>
    </w:p>
  </w:endnote>
  <w:endnote w:type="continuationNotice" w:id="1">
    <w:p w14:paraId="6C8A223A" w14:textId="77777777" w:rsidR="00966392" w:rsidRDefault="009663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30FC" w14:textId="0E13BA26" w:rsidR="00ED3FFD" w:rsidRPr="00ED3FFD" w:rsidRDefault="00ED3FFD" w:rsidP="00ED3FFD">
    <w:pPr>
      <w:pStyle w:val="Footer"/>
      <w:tabs>
        <w:tab w:val="clear" w:pos="4680"/>
        <w:tab w:val="clear" w:pos="10080"/>
        <w:tab w:val="center" w:pos="10800"/>
        <w:tab w:val="right" w:pos="21600"/>
      </w:tabs>
      <w:jc w:val="left"/>
    </w:pPr>
    <w:r w:rsidRPr="00924AFC">
      <w:fldChar w:fldCharType="begin"/>
    </w:r>
    <w:r w:rsidRPr="00924AFC">
      <w:instrText xml:space="preserve"> PAGE   \* MERGEFORMAT </w:instrText>
    </w:r>
    <w:r w:rsidRPr="00924AFC">
      <w:fldChar w:fldCharType="separate"/>
    </w:r>
    <w:r>
      <w:t>2</w:t>
    </w:r>
    <w:r w:rsidRPr="00924AFC">
      <w:fldChar w:fldCharType="end"/>
    </w:r>
    <w:r w:rsidRPr="00924AFC">
      <w:tab/>
    </w:r>
    <w:del w:id="84" w:author="Author">
      <w:r w:rsidDel="00FE6BC7">
        <w:delText xml:space="preserve">Draft </w:delText>
      </w:r>
      <w:r w:rsidR="007F0725" w:rsidDel="00FE6BC7">
        <w:delText>july</w:delText>
      </w:r>
    </w:del>
    <w:ins w:id="85" w:author="Author">
      <w:r w:rsidR="00FE6BC7">
        <w:t>APRIL</w:t>
      </w:r>
    </w:ins>
    <w:r w:rsidR="007F0725">
      <w:t xml:space="preserve"> 202</w:t>
    </w:r>
    <w:ins w:id="86" w:author="Author">
      <w:r w:rsidR="00FE6BC7">
        <w:t>6</w:t>
      </w:r>
    </w:ins>
    <w:del w:id="87" w:author="Author">
      <w:r w:rsidR="007F0725" w:rsidDel="00FE6BC7">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3521" w14:textId="1C419FB0" w:rsidR="00ED3FFD" w:rsidRPr="00ED3FFD" w:rsidRDefault="00ED3FFD" w:rsidP="00ED3FFD">
    <w:pPr>
      <w:pStyle w:val="Footer"/>
      <w:tabs>
        <w:tab w:val="clear" w:pos="4680"/>
        <w:tab w:val="clear" w:pos="10080"/>
        <w:tab w:val="center" w:pos="10800"/>
        <w:tab w:val="right" w:pos="21600"/>
      </w:tabs>
    </w:pPr>
    <w:r w:rsidRPr="00924AFC">
      <w:tab/>
    </w:r>
    <w:del w:id="88" w:author="Author">
      <w:r w:rsidDel="00FE6BC7">
        <w:delText xml:space="preserve">Draft </w:delText>
      </w:r>
      <w:r w:rsidR="007F0725" w:rsidDel="00FE6BC7">
        <w:delText>July</w:delText>
      </w:r>
    </w:del>
    <w:ins w:id="89" w:author="Author">
      <w:r w:rsidR="00FE6BC7">
        <w:t>APRIL</w:t>
      </w:r>
    </w:ins>
    <w:r w:rsidR="007F0725">
      <w:t xml:space="preserve"> 202</w:t>
    </w:r>
    <w:ins w:id="90" w:author="Author">
      <w:r w:rsidR="00FE6BC7">
        <w:t>6</w:t>
      </w:r>
    </w:ins>
    <w:del w:id="91" w:author="Author">
      <w:r w:rsidR="007F0725" w:rsidDel="00FE6BC7">
        <w:delText>5</w:delText>
      </w:r>
    </w:del>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DCD" w14:textId="1695D840" w:rsidR="00ED3FFD" w:rsidRPr="00924AFC" w:rsidRDefault="00ED3FFD" w:rsidP="00ED3FFD">
    <w:pPr>
      <w:pStyle w:val="Footer"/>
      <w:tabs>
        <w:tab w:val="clear" w:pos="4680"/>
        <w:tab w:val="clear" w:pos="10080"/>
        <w:tab w:val="center" w:pos="10800"/>
        <w:tab w:val="right" w:pos="21600"/>
      </w:tabs>
    </w:pPr>
    <w:r w:rsidRPr="00924AFC">
      <w:tab/>
    </w:r>
    <w:del w:id="92" w:author="Author">
      <w:r w:rsidDel="00FE6BC7">
        <w:delText xml:space="preserve">Draft </w:delText>
      </w:r>
      <w:r w:rsidR="00E828C2" w:rsidDel="00FE6BC7">
        <w:delText>July</w:delText>
      </w:r>
    </w:del>
    <w:ins w:id="93" w:author="Author">
      <w:r w:rsidR="00FE6BC7">
        <w:t>APRIL</w:t>
      </w:r>
    </w:ins>
    <w:r w:rsidR="00E828C2">
      <w:t xml:space="preserve"> 202</w:t>
    </w:r>
    <w:ins w:id="94" w:author="Author">
      <w:r w:rsidR="00FE6BC7">
        <w:t>6</w:t>
      </w:r>
    </w:ins>
    <w:del w:id="95" w:author="Author">
      <w:r w:rsidR="00E828C2" w:rsidDel="00FE6BC7">
        <w:delText>5</w:delText>
      </w:r>
    </w:del>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DB6E" w14:textId="77777777" w:rsidR="00966392" w:rsidRDefault="00966392" w:rsidP="00BD1885">
      <w:r>
        <w:separator/>
      </w:r>
    </w:p>
  </w:footnote>
  <w:footnote w:type="continuationSeparator" w:id="0">
    <w:p w14:paraId="0DAFEB06" w14:textId="77777777" w:rsidR="00966392" w:rsidRDefault="00966392" w:rsidP="00BD1885">
      <w:r>
        <w:continuationSeparator/>
      </w:r>
    </w:p>
  </w:footnote>
  <w:footnote w:type="continuationNotice" w:id="1">
    <w:p w14:paraId="69EF3C3F" w14:textId="77777777" w:rsidR="00966392" w:rsidRDefault="009663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44FE" w14:textId="036EF47F" w:rsidR="00ED3FFD" w:rsidRDefault="00ED3FFD">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D8B6" w14:textId="77777777" w:rsidR="00ED3FFD" w:rsidRDefault="00ED3FFD" w:rsidP="00ED3FFD">
    <w:pPr>
      <w:pStyle w:val="Header"/>
      <w:jc w:val="right"/>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ED3FFD" w:rsidRPr="00460988" w14:paraId="1BD888DA" w14:textId="77777777" w:rsidTr="0013475D">
      <w:trPr>
        <w:jc w:val="center"/>
      </w:trPr>
      <w:tc>
        <w:tcPr>
          <w:tcW w:w="1405" w:type="pct"/>
        </w:tcPr>
        <w:p w14:paraId="675D2BCF" w14:textId="77777777" w:rsidR="00ED3FFD" w:rsidRPr="00460988" w:rsidRDefault="00ED3FFD" w:rsidP="00460988">
          <w:pPr>
            <w:jc w:val="center"/>
          </w:pPr>
          <w:r>
            <w:rPr>
              <w:noProof/>
            </w:rPr>
            <w:drawing>
              <wp:inline distT="0" distB="0" distL="0" distR="0" wp14:anchorId="6C6A3354" wp14:editId="4BC9F001">
                <wp:extent cx="923278" cy="640080"/>
                <wp:effectExtent l="0" t="0" r="0" b="7620"/>
                <wp:docPr id="356706003" name="Picture 356706003"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06003" name="Picture 356706003"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7C6684DA" w14:textId="77777777" w:rsidR="00ED3FFD" w:rsidRPr="00460988" w:rsidRDefault="00ED3FFD" w:rsidP="00460988">
          <w:pPr>
            <w:jc w:val="center"/>
          </w:pPr>
          <w:r w:rsidRPr="00460988">
            <w:rPr>
              <w:noProof/>
            </w:rPr>
            <w:drawing>
              <wp:inline distT="0" distB="0" distL="0" distR="0" wp14:anchorId="52709CCC" wp14:editId="23F7FA8D">
                <wp:extent cx="2189073" cy="640080"/>
                <wp:effectExtent l="0" t="0" r="0" b="0"/>
                <wp:docPr id="1561105187" name="Picture 1561105187"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5187" name="Picture 1561105187"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0403AB8A" w14:textId="77777777" w:rsidR="00ED3FFD" w:rsidRPr="00460988" w:rsidRDefault="00ED3FFD" w:rsidP="00460988">
          <w:pPr>
            <w:jc w:val="center"/>
          </w:pPr>
          <w:r w:rsidRPr="00460988">
            <w:rPr>
              <w:noProof/>
            </w:rPr>
            <w:drawing>
              <wp:inline distT="0" distB="0" distL="0" distR="0" wp14:anchorId="2CF9BC41" wp14:editId="1712DF9F">
                <wp:extent cx="630382" cy="640080"/>
                <wp:effectExtent l="0" t="0" r="0" b="7620"/>
                <wp:docPr id="1660261112" name="Picture 1660261112"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1112" name="Picture 1660261112"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5D06E41E" w14:textId="77777777" w:rsidR="00ED3FFD" w:rsidRPr="00460988" w:rsidRDefault="00ED3FFD"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E06E0"/>
    <w:multiLevelType w:val="hybridMultilevel"/>
    <w:tmpl w:val="FC3053F6"/>
    <w:lvl w:ilvl="0" w:tplc="7B526382">
      <w:start w:val="1"/>
      <w:numFmt w:val="decimal"/>
      <w:lvlText w:val="%1."/>
      <w:lvlJc w:val="left"/>
      <w:pPr>
        <w:ind w:left="1020" w:hanging="360"/>
      </w:pPr>
    </w:lvl>
    <w:lvl w:ilvl="1" w:tplc="CA3C010A">
      <w:start w:val="1"/>
      <w:numFmt w:val="decimal"/>
      <w:lvlText w:val="%2."/>
      <w:lvlJc w:val="left"/>
      <w:pPr>
        <w:ind w:left="1020" w:hanging="360"/>
      </w:pPr>
    </w:lvl>
    <w:lvl w:ilvl="2" w:tplc="434AF80A">
      <w:start w:val="1"/>
      <w:numFmt w:val="decimal"/>
      <w:lvlText w:val="%3."/>
      <w:lvlJc w:val="left"/>
      <w:pPr>
        <w:ind w:left="1020" w:hanging="360"/>
      </w:pPr>
    </w:lvl>
    <w:lvl w:ilvl="3" w:tplc="4D2A9B8A">
      <w:start w:val="1"/>
      <w:numFmt w:val="decimal"/>
      <w:lvlText w:val="%4."/>
      <w:lvlJc w:val="left"/>
      <w:pPr>
        <w:ind w:left="1020" w:hanging="360"/>
      </w:pPr>
    </w:lvl>
    <w:lvl w:ilvl="4" w:tplc="90CEAE42">
      <w:start w:val="1"/>
      <w:numFmt w:val="decimal"/>
      <w:lvlText w:val="%5."/>
      <w:lvlJc w:val="left"/>
      <w:pPr>
        <w:ind w:left="1020" w:hanging="360"/>
      </w:pPr>
    </w:lvl>
    <w:lvl w:ilvl="5" w:tplc="A3E4D256">
      <w:start w:val="1"/>
      <w:numFmt w:val="decimal"/>
      <w:lvlText w:val="%6."/>
      <w:lvlJc w:val="left"/>
      <w:pPr>
        <w:ind w:left="1020" w:hanging="360"/>
      </w:pPr>
    </w:lvl>
    <w:lvl w:ilvl="6" w:tplc="ABEE346A">
      <w:start w:val="1"/>
      <w:numFmt w:val="decimal"/>
      <w:lvlText w:val="%7."/>
      <w:lvlJc w:val="left"/>
      <w:pPr>
        <w:ind w:left="1020" w:hanging="360"/>
      </w:pPr>
    </w:lvl>
    <w:lvl w:ilvl="7" w:tplc="4F3038FC">
      <w:start w:val="1"/>
      <w:numFmt w:val="decimal"/>
      <w:lvlText w:val="%8."/>
      <w:lvlJc w:val="left"/>
      <w:pPr>
        <w:ind w:left="1020" w:hanging="360"/>
      </w:pPr>
    </w:lvl>
    <w:lvl w:ilvl="8" w:tplc="8DAC73A2">
      <w:start w:val="1"/>
      <w:numFmt w:val="decimal"/>
      <w:lvlText w:val="%9."/>
      <w:lvlJc w:val="left"/>
      <w:pPr>
        <w:ind w:left="1020" w:hanging="360"/>
      </w:pPr>
    </w:lvl>
  </w:abstractNum>
  <w:abstractNum w:abstractNumId="3" w15:restartNumberingAfterBreak="0">
    <w:nsid w:val="13CB1397"/>
    <w:multiLevelType w:val="hybridMultilevel"/>
    <w:tmpl w:val="EC5C0E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930599"/>
    <w:multiLevelType w:val="hybridMultilevel"/>
    <w:tmpl w:val="4B2EB9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184F5B"/>
    <w:multiLevelType w:val="hybridMultilevel"/>
    <w:tmpl w:val="4B2C50B6"/>
    <w:lvl w:ilvl="0" w:tplc="CB285BB2">
      <w:start w:val="1"/>
      <w:numFmt w:val="decimal"/>
      <w:lvlText w:val="%1."/>
      <w:lvlJc w:val="left"/>
      <w:pPr>
        <w:ind w:left="1020" w:hanging="360"/>
      </w:pPr>
    </w:lvl>
    <w:lvl w:ilvl="1" w:tplc="4A446E58">
      <w:start w:val="1"/>
      <w:numFmt w:val="decimal"/>
      <w:lvlText w:val="%2."/>
      <w:lvlJc w:val="left"/>
      <w:pPr>
        <w:ind w:left="1020" w:hanging="360"/>
      </w:pPr>
    </w:lvl>
    <w:lvl w:ilvl="2" w:tplc="A4700236">
      <w:start w:val="1"/>
      <w:numFmt w:val="decimal"/>
      <w:lvlText w:val="%3."/>
      <w:lvlJc w:val="left"/>
      <w:pPr>
        <w:ind w:left="1020" w:hanging="360"/>
      </w:pPr>
    </w:lvl>
    <w:lvl w:ilvl="3" w:tplc="17F6A642">
      <w:start w:val="1"/>
      <w:numFmt w:val="decimal"/>
      <w:lvlText w:val="%4."/>
      <w:lvlJc w:val="left"/>
      <w:pPr>
        <w:ind w:left="1020" w:hanging="360"/>
      </w:pPr>
    </w:lvl>
    <w:lvl w:ilvl="4" w:tplc="A2A65A78">
      <w:start w:val="1"/>
      <w:numFmt w:val="decimal"/>
      <w:lvlText w:val="%5."/>
      <w:lvlJc w:val="left"/>
      <w:pPr>
        <w:ind w:left="1020" w:hanging="360"/>
      </w:pPr>
    </w:lvl>
    <w:lvl w:ilvl="5" w:tplc="43CA1C6A">
      <w:start w:val="1"/>
      <w:numFmt w:val="decimal"/>
      <w:lvlText w:val="%6."/>
      <w:lvlJc w:val="left"/>
      <w:pPr>
        <w:ind w:left="1020" w:hanging="360"/>
      </w:pPr>
    </w:lvl>
    <w:lvl w:ilvl="6" w:tplc="8E0CF7BE">
      <w:start w:val="1"/>
      <w:numFmt w:val="decimal"/>
      <w:lvlText w:val="%7."/>
      <w:lvlJc w:val="left"/>
      <w:pPr>
        <w:ind w:left="1020" w:hanging="360"/>
      </w:pPr>
    </w:lvl>
    <w:lvl w:ilvl="7" w:tplc="E5E4157A">
      <w:start w:val="1"/>
      <w:numFmt w:val="decimal"/>
      <w:lvlText w:val="%8."/>
      <w:lvlJc w:val="left"/>
      <w:pPr>
        <w:ind w:left="1020" w:hanging="360"/>
      </w:pPr>
    </w:lvl>
    <w:lvl w:ilvl="8" w:tplc="540E15EE">
      <w:start w:val="1"/>
      <w:numFmt w:val="decimal"/>
      <w:lvlText w:val="%9."/>
      <w:lvlJc w:val="left"/>
      <w:pPr>
        <w:ind w:left="1020" w:hanging="360"/>
      </w:pPr>
    </w:lvl>
  </w:abstractNum>
  <w:abstractNum w:abstractNumId="6"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E022B"/>
    <w:multiLevelType w:val="hybridMultilevel"/>
    <w:tmpl w:val="D52ED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401FC1"/>
    <w:multiLevelType w:val="hybridMultilevel"/>
    <w:tmpl w:val="C44E99FC"/>
    <w:lvl w:ilvl="0" w:tplc="D42C4ADC">
      <w:start w:val="1"/>
      <w:numFmt w:val="decimal"/>
      <w:lvlText w:val="%1."/>
      <w:lvlJc w:val="left"/>
      <w:pPr>
        <w:ind w:left="1020" w:hanging="360"/>
      </w:pPr>
    </w:lvl>
    <w:lvl w:ilvl="1" w:tplc="376ECECC">
      <w:start w:val="1"/>
      <w:numFmt w:val="decimal"/>
      <w:lvlText w:val="%2."/>
      <w:lvlJc w:val="left"/>
      <w:pPr>
        <w:ind w:left="1020" w:hanging="360"/>
      </w:pPr>
    </w:lvl>
    <w:lvl w:ilvl="2" w:tplc="E5D267E0">
      <w:start w:val="1"/>
      <w:numFmt w:val="decimal"/>
      <w:lvlText w:val="%3."/>
      <w:lvlJc w:val="left"/>
      <w:pPr>
        <w:ind w:left="1020" w:hanging="360"/>
      </w:pPr>
    </w:lvl>
    <w:lvl w:ilvl="3" w:tplc="71569478">
      <w:start w:val="1"/>
      <w:numFmt w:val="decimal"/>
      <w:lvlText w:val="%4."/>
      <w:lvlJc w:val="left"/>
      <w:pPr>
        <w:ind w:left="1020" w:hanging="360"/>
      </w:pPr>
    </w:lvl>
    <w:lvl w:ilvl="4" w:tplc="57ACDCEA">
      <w:start w:val="1"/>
      <w:numFmt w:val="decimal"/>
      <w:lvlText w:val="%5."/>
      <w:lvlJc w:val="left"/>
      <w:pPr>
        <w:ind w:left="1020" w:hanging="360"/>
      </w:pPr>
    </w:lvl>
    <w:lvl w:ilvl="5" w:tplc="AD8A1D3A">
      <w:start w:val="1"/>
      <w:numFmt w:val="decimal"/>
      <w:lvlText w:val="%6."/>
      <w:lvlJc w:val="left"/>
      <w:pPr>
        <w:ind w:left="1020" w:hanging="360"/>
      </w:pPr>
    </w:lvl>
    <w:lvl w:ilvl="6" w:tplc="8D685D28">
      <w:start w:val="1"/>
      <w:numFmt w:val="decimal"/>
      <w:lvlText w:val="%7."/>
      <w:lvlJc w:val="left"/>
      <w:pPr>
        <w:ind w:left="1020" w:hanging="360"/>
      </w:pPr>
    </w:lvl>
    <w:lvl w:ilvl="7" w:tplc="504CF50E">
      <w:start w:val="1"/>
      <w:numFmt w:val="decimal"/>
      <w:lvlText w:val="%8."/>
      <w:lvlJc w:val="left"/>
      <w:pPr>
        <w:ind w:left="1020" w:hanging="360"/>
      </w:pPr>
    </w:lvl>
    <w:lvl w:ilvl="8" w:tplc="9FB20B72">
      <w:start w:val="1"/>
      <w:numFmt w:val="decimal"/>
      <w:lvlText w:val="%9."/>
      <w:lvlJc w:val="left"/>
      <w:pPr>
        <w:ind w:left="1020" w:hanging="360"/>
      </w:pPr>
    </w:lvl>
  </w:abstractNum>
  <w:abstractNum w:abstractNumId="12"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297B14"/>
    <w:multiLevelType w:val="hybridMultilevel"/>
    <w:tmpl w:val="22AA3046"/>
    <w:lvl w:ilvl="0" w:tplc="3A7E6D2E">
      <w:start w:val="1"/>
      <w:numFmt w:val="decimal"/>
      <w:lvlText w:val="%1."/>
      <w:lvlJc w:val="left"/>
      <w:pPr>
        <w:ind w:left="1020" w:hanging="360"/>
      </w:pPr>
    </w:lvl>
    <w:lvl w:ilvl="1" w:tplc="DBF86304">
      <w:start w:val="1"/>
      <w:numFmt w:val="decimal"/>
      <w:lvlText w:val="%2."/>
      <w:lvlJc w:val="left"/>
      <w:pPr>
        <w:ind w:left="1020" w:hanging="360"/>
      </w:pPr>
    </w:lvl>
    <w:lvl w:ilvl="2" w:tplc="27B6D12C">
      <w:start w:val="1"/>
      <w:numFmt w:val="decimal"/>
      <w:lvlText w:val="%3."/>
      <w:lvlJc w:val="left"/>
      <w:pPr>
        <w:ind w:left="1020" w:hanging="360"/>
      </w:pPr>
    </w:lvl>
    <w:lvl w:ilvl="3" w:tplc="3CD4250C">
      <w:start w:val="1"/>
      <w:numFmt w:val="decimal"/>
      <w:lvlText w:val="%4."/>
      <w:lvlJc w:val="left"/>
      <w:pPr>
        <w:ind w:left="1020" w:hanging="360"/>
      </w:pPr>
    </w:lvl>
    <w:lvl w:ilvl="4" w:tplc="7EA27094">
      <w:start w:val="1"/>
      <w:numFmt w:val="decimal"/>
      <w:lvlText w:val="%5."/>
      <w:lvlJc w:val="left"/>
      <w:pPr>
        <w:ind w:left="1020" w:hanging="360"/>
      </w:pPr>
    </w:lvl>
    <w:lvl w:ilvl="5" w:tplc="80467F36">
      <w:start w:val="1"/>
      <w:numFmt w:val="decimal"/>
      <w:lvlText w:val="%6."/>
      <w:lvlJc w:val="left"/>
      <w:pPr>
        <w:ind w:left="1020" w:hanging="360"/>
      </w:pPr>
    </w:lvl>
    <w:lvl w:ilvl="6" w:tplc="AA340E06">
      <w:start w:val="1"/>
      <w:numFmt w:val="decimal"/>
      <w:lvlText w:val="%7."/>
      <w:lvlJc w:val="left"/>
      <w:pPr>
        <w:ind w:left="1020" w:hanging="360"/>
      </w:pPr>
    </w:lvl>
    <w:lvl w:ilvl="7" w:tplc="5C9435B0">
      <w:start w:val="1"/>
      <w:numFmt w:val="decimal"/>
      <w:lvlText w:val="%8."/>
      <w:lvlJc w:val="left"/>
      <w:pPr>
        <w:ind w:left="1020" w:hanging="360"/>
      </w:pPr>
    </w:lvl>
    <w:lvl w:ilvl="8" w:tplc="26562542">
      <w:start w:val="1"/>
      <w:numFmt w:val="decimal"/>
      <w:lvlText w:val="%9."/>
      <w:lvlJc w:val="left"/>
      <w:pPr>
        <w:ind w:left="1020" w:hanging="360"/>
      </w:pPr>
    </w:lvl>
  </w:abstractNum>
  <w:abstractNum w:abstractNumId="15" w15:restartNumberingAfterBreak="0">
    <w:nsid w:val="770A7A7D"/>
    <w:multiLevelType w:val="hybridMultilevel"/>
    <w:tmpl w:val="D56AD164"/>
    <w:lvl w:ilvl="0" w:tplc="9142286A">
      <w:start w:val="1"/>
      <w:numFmt w:val="decimal"/>
      <w:lvlText w:val="%1."/>
      <w:lvlJc w:val="left"/>
      <w:pPr>
        <w:ind w:left="1020" w:hanging="360"/>
      </w:pPr>
    </w:lvl>
    <w:lvl w:ilvl="1" w:tplc="DDB4DD34">
      <w:start w:val="1"/>
      <w:numFmt w:val="decimal"/>
      <w:lvlText w:val="%2."/>
      <w:lvlJc w:val="left"/>
      <w:pPr>
        <w:ind w:left="1020" w:hanging="360"/>
      </w:pPr>
    </w:lvl>
    <w:lvl w:ilvl="2" w:tplc="920434A2">
      <w:start w:val="1"/>
      <w:numFmt w:val="decimal"/>
      <w:lvlText w:val="%3."/>
      <w:lvlJc w:val="left"/>
      <w:pPr>
        <w:ind w:left="1020" w:hanging="360"/>
      </w:pPr>
    </w:lvl>
    <w:lvl w:ilvl="3" w:tplc="B65EB9E0">
      <w:start w:val="1"/>
      <w:numFmt w:val="decimal"/>
      <w:lvlText w:val="%4."/>
      <w:lvlJc w:val="left"/>
      <w:pPr>
        <w:ind w:left="1020" w:hanging="360"/>
      </w:pPr>
    </w:lvl>
    <w:lvl w:ilvl="4" w:tplc="53EABEC8">
      <w:start w:val="1"/>
      <w:numFmt w:val="decimal"/>
      <w:lvlText w:val="%5."/>
      <w:lvlJc w:val="left"/>
      <w:pPr>
        <w:ind w:left="1020" w:hanging="360"/>
      </w:pPr>
    </w:lvl>
    <w:lvl w:ilvl="5" w:tplc="74B25714">
      <w:start w:val="1"/>
      <w:numFmt w:val="decimal"/>
      <w:lvlText w:val="%6."/>
      <w:lvlJc w:val="left"/>
      <w:pPr>
        <w:ind w:left="1020" w:hanging="360"/>
      </w:pPr>
    </w:lvl>
    <w:lvl w:ilvl="6" w:tplc="EDF09060">
      <w:start w:val="1"/>
      <w:numFmt w:val="decimal"/>
      <w:lvlText w:val="%7."/>
      <w:lvlJc w:val="left"/>
      <w:pPr>
        <w:ind w:left="1020" w:hanging="360"/>
      </w:pPr>
    </w:lvl>
    <w:lvl w:ilvl="7" w:tplc="303E0F08">
      <w:start w:val="1"/>
      <w:numFmt w:val="decimal"/>
      <w:lvlText w:val="%8."/>
      <w:lvlJc w:val="left"/>
      <w:pPr>
        <w:ind w:left="1020" w:hanging="360"/>
      </w:pPr>
    </w:lvl>
    <w:lvl w:ilvl="8" w:tplc="2104FB7A">
      <w:start w:val="1"/>
      <w:numFmt w:val="decimal"/>
      <w:lvlText w:val="%9."/>
      <w:lvlJc w:val="left"/>
      <w:pPr>
        <w:ind w:left="1020" w:hanging="360"/>
      </w:pPr>
    </w:lvl>
  </w:abstractNum>
  <w:abstractNum w:abstractNumId="16" w15:restartNumberingAfterBreak="0">
    <w:nsid w:val="77195D0A"/>
    <w:multiLevelType w:val="hybridMultilevel"/>
    <w:tmpl w:val="37AE7B26"/>
    <w:lvl w:ilvl="0" w:tplc="CE2E629A">
      <w:start w:val="1"/>
      <w:numFmt w:val="decimal"/>
      <w:lvlText w:val="%1."/>
      <w:lvlJc w:val="left"/>
      <w:pPr>
        <w:ind w:left="1020" w:hanging="360"/>
      </w:pPr>
    </w:lvl>
    <w:lvl w:ilvl="1" w:tplc="14DA7366">
      <w:start w:val="1"/>
      <w:numFmt w:val="decimal"/>
      <w:lvlText w:val="%2."/>
      <w:lvlJc w:val="left"/>
      <w:pPr>
        <w:ind w:left="1020" w:hanging="360"/>
      </w:pPr>
    </w:lvl>
    <w:lvl w:ilvl="2" w:tplc="AAE46B8C">
      <w:start w:val="1"/>
      <w:numFmt w:val="decimal"/>
      <w:lvlText w:val="%3."/>
      <w:lvlJc w:val="left"/>
      <w:pPr>
        <w:ind w:left="1020" w:hanging="360"/>
      </w:pPr>
    </w:lvl>
    <w:lvl w:ilvl="3" w:tplc="35FC74A4">
      <w:start w:val="1"/>
      <w:numFmt w:val="decimal"/>
      <w:lvlText w:val="%4."/>
      <w:lvlJc w:val="left"/>
      <w:pPr>
        <w:ind w:left="1020" w:hanging="360"/>
      </w:pPr>
    </w:lvl>
    <w:lvl w:ilvl="4" w:tplc="4510D01C">
      <w:start w:val="1"/>
      <w:numFmt w:val="decimal"/>
      <w:lvlText w:val="%5."/>
      <w:lvlJc w:val="left"/>
      <w:pPr>
        <w:ind w:left="1020" w:hanging="360"/>
      </w:pPr>
    </w:lvl>
    <w:lvl w:ilvl="5" w:tplc="70364522">
      <w:start w:val="1"/>
      <w:numFmt w:val="decimal"/>
      <w:lvlText w:val="%6."/>
      <w:lvlJc w:val="left"/>
      <w:pPr>
        <w:ind w:left="1020" w:hanging="360"/>
      </w:pPr>
    </w:lvl>
    <w:lvl w:ilvl="6" w:tplc="74A448D0">
      <w:start w:val="1"/>
      <w:numFmt w:val="decimal"/>
      <w:lvlText w:val="%7."/>
      <w:lvlJc w:val="left"/>
      <w:pPr>
        <w:ind w:left="1020" w:hanging="360"/>
      </w:pPr>
    </w:lvl>
    <w:lvl w:ilvl="7" w:tplc="E2EAAD6A">
      <w:start w:val="1"/>
      <w:numFmt w:val="decimal"/>
      <w:lvlText w:val="%8."/>
      <w:lvlJc w:val="left"/>
      <w:pPr>
        <w:ind w:left="1020" w:hanging="360"/>
      </w:pPr>
    </w:lvl>
    <w:lvl w:ilvl="8" w:tplc="5B265BF8">
      <w:start w:val="1"/>
      <w:numFmt w:val="decimal"/>
      <w:lvlText w:val="%9."/>
      <w:lvlJc w:val="left"/>
      <w:pPr>
        <w:ind w:left="1020" w:hanging="360"/>
      </w:pPr>
    </w:lvl>
  </w:abstractNum>
  <w:abstractNum w:abstractNumId="17" w15:restartNumberingAfterBreak="0">
    <w:nsid w:val="7A2F297B"/>
    <w:multiLevelType w:val="hybridMultilevel"/>
    <w:tmpl w:val="079AEF1C"/>
    <w:lvl w:ilvl="0" w:tplc="99EC5DA2">
      <w:start w:val="1"/>
      <w:numFmt w:val="decimal"/>
      <w:lvlText w:val="%1."/>
      <w:lvlJc w:val="left"/>
      <w:pPr>
        <w:ind w:left="1020" w:hanging="360"/>
      </w:pPr>
    </w:lvl>
    <w:lvl w:ilvl="1" w:tplc="A53EB9F4">
      <w:start w:val="1"/>
      <w:numFmt w:val="decimal"/>
      <w:lvlText w:val="%2."/>
      <w:lvlJc w:val="left"/>
      <w:pPr>
        <w:ind w:left="1020" w:hanging="360"/>
      </w:pPr>
    </w:lvl>
    <w:lvl w:ilvl="2" w:tplc="66D42AD0">
      <w:start w:val="1"/>
      <w:numFmt w:val="decimal"/>
      <w:lvlText w:val="%3."/>
      <w:lvlJc w:val="left"/>
      <w:pPr>
        <w:ind w:left="1020" w:hanging="360"/>
      </w:pPr>
    </w:lvl>
    <w:lvl w:ilvl="3" w:tplc="DE1EC108">
      <w:start w:val="1"/>
      <w:numFmt w:val="decimal"/>
      <w:lvlText w:val="%4."/>
      <w:lvlJc w:val="left"/>
      <w:pPr>
        <w:ind w:left="1020" w:hanging="360"/>
      </w:pPr>
    </w:lvl>
    <w:lvl w:ilvl="4" w:tplc="E964678C">
      <w:start w:val="1"/>
      <w:numFmt w:val="decimal"/>
      <w:lvlText w:val="%5."/>
      <w:lvlJc w:val="left"/>
      <w:pPr>
        <w:ind w:left="1020" w:hanging="360"/>
      </w:pPr>
    </w:lvl>
    <w:lvl w:ilvl="5" w:tplc="C11E4288">
      <w:start w:val="1"/>
      <w:numFmt w:val="decimal"/>
      <w:lvlText w:val="%6."/>
      <w:lvlJc w:val="left"/>
      <w:pPr>
        <w:ind w:left="1020" w:hanging="360"/>
      </w:pPr>
    </w:lvl>
    <w:lvl w:ilvl="6" w:tplc="F1366884">
      <w:start w:val="1"/>
      <w:numFmt w:val="decimal"/>
      <w:lvlText w:val="%7."/>
      <w:lvlJc w:val="left"/>
      <w:pPr>
        <w:ind w:left="1020" w:hanging="360"/>
      </w:pPr>
    </w:lvl>
    <w:lvl w:ilvl="7" w:tplc="FE140E16">
      <w:start w:val="1"/>
      <w:numFmt w:val="decimal"/>
      <w:lvlText w:val="%8."/>
      <w:lvlJc w:val="left"/>
      <w:pPr>
        <w:ind w:left="1020" w:hanging="360"/>
      </w:pPr>
    </w:lvl>
    <w:lvl w:ilvl="8" w:tplc="CDC80E74">
      <w:start w:val="1"/>
      <w:numFmt w:val="decimal"/>
      <w:lvlText w:val="%9."/>
      <w:lvlJc w:val="left"/>
      <w:pPr>
        <w:ind w:left="1020" w:hanging="360"/>
      </w:pPr>
    </w:lvl>
  </w:abstractNum>
  <w:abstractNum w:abstractNumId="18" w15:restartNumberingAfterBreak="0">
    <w:nsid w:val="7F7B5F93"/>
    <w:multiLevelType w:val="hybridMultilevel"/>
    <w:tmpl w:val="96388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13"/>
  </w:num>
  <w:num w:numId="2" w16cid:durableId="161092319">
    <w:abstractNumId w:val="8"/>
    <w:lvlOverride w:ilvl="0">
      <w:startOverride w:val="1"/>
    </w:lvlOverride>
  </w:num>
  <w:num w:numId="3" w16cid:durableId="2076197890">
    <w:abstractNumId w:val="0"/>
    <w:lvlOverride w:ilvl="0">
      <w:startOverride w:val="1"/>
    </w:lvlOverride>
  </w:num>
  <w:num w:numId="4" w16cid:durableId="2133742737">
    <w:abstractNumId w:val="1"/>
  </w:num>
  <w:num w:numId="5" w16cid:durableId="1673335225">
    <w:abstractNumId w:val="6"/>
  </w:num>
  <w:num w:numId="6" w16cid:durableId="700713776">
    <w:abstractNumId w:val="8"/>
    <w:lvlOverride w:ilvl="0">
      <w:startOverride w:val="1"/>
    </w:lvlOverride>
  </w:num>
  <w:num w:numId="7" w16cid:durableId="233395160">
    <w:abstractNumId w:val="7"/>
  </w:num>
  <w:num w:numId="8" w16cid:durableId="1805854646">
    <w:abstractNumId w:val="10"/>
  </w:num>
  <w:num w:numId="9" w16cid:durableId="379668438">
    <w:abstractNumId w:val="12"/>
  </w:num>
  <w:num w:numId="10" w16cid:durableId="1667515870">
    <w:abstractNumId w:val="3"/>
  </w:num>
  <w:num w:numId="11" w16cid:durableId="1990670603">
    <w:abstractNumId w:val="4"/>
  </w:num>
  <w:num w:numId="12" w16cid:durableId="1840466781">
    <w:abstractNumId w:val="18"/>
  </w:num>
  <w:num w:numId="13" w16cid:durableId="906720292">
    <w:abstractNumId w:val="9"/>
  </w:num>
  <w:num w:numId="14" w16cid:durableId="1299871923">
    <w:abstractNumId w:val="5"/>
  </w:num>
  <w:num w:numId="15" w16cid:durableId="1065567048">
    <w:abstractNumId w:val="2"/>
  </w:num>
  <w:num w:numId="16" w16cid:durableId="9183376">
    <w:abstractNumId w:val="15"/>
  </w:num>
  <w:num w:numId="17" w16cid:durableId="1630746887">
    <w:abstractNumId w:val="17"/>
  </w:num>
  <w:num w:numId="18" w16cid:durableId="1403214105">
    <w:abstractNumId w:val="14"/>
  </w:num>
  <w:num w:numId="19" w16cid:durableId="1491752069">
    <w:abstractNumId w:val="16"/>
  </w:num>
  <w:num w:numId="20" w16cid:durableId="94470156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mirrorMargin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12A8"/>
    <w:rsid w:val="00004336"/>
    <w:rsid w:val="00004D45"/>
    <w:rsid w:val="000163F6"/>
    <w:rsid w:val="0002059F"/>
    <w:rsid w:val="00021201"/>
    <w:rsid w:val="0002228F"/>
    <w:rsid w:val="000230B3"/>
    <w:rsid w:val="00035968"/>
    <w:rsid w:val="00037737"/>
    <w:rsid w:val="000422A4"/>
    <w:rsid w:val="0004746B"/>
    <w:rsid w:val="00064BF8"/>
    <w:rsid w:val="00067C00"/>
    <w:rsid w:val="0007308D"/>
    <w:rsid w:val="00086426"/>
    <w:rsid w:val="0009360B"/>
    <w:rsid w:val="00094A2E"/>
    <w:rsid w:val="000978A2"/>
    <w:rsid w:val="000A00C3"/>
    <w:rsid w:val="000B0820"/>
    <w:rsid w:val="000B2C63"/>
    <w:rsid w:val="000B4B46"/>
    <w:rsid w:val="000B4C9D"/>
    <w:rsid w:val="000B794B"/>
    <w:rsid w:val="000C224E"/>
    <w:rsid w:val="000D1E74"/>
    <w:rsid w:val="000D4181"/>
    <w:rsid w:val="000E03C3"/>
    <w:rsid w:val="000E0A7F"/>
    <w:rsid w:val="000E0BB3"/>
    <w:rsid w:val="000E5C3B"/>
    <w:rsid w:val="000F0E4A"/>
    <w:rsid w:val="000F2CFD"/>
    <w:rsid w:val="000F2FB3"/>
    <w:rsid w:val="000F4386"/>
    <w:rsid w:val="000F5A3B"/>
    <w:rsid w:val="00105111"/>
    <w:rsid w:val="00105F6E"/>
    <w:rsid w:val="001159D3"/>
    <w:rsid w:val="00116545"/>
    <w:rsid w:val="00121340"/>
    <w:rsid w:val="00122C09"/>
    <w:rsid w:val="001259E2"/>
    <w:rsid w:val="001271F5"/>
    <w:rsid w:val="001329B2"/>
    <w:rsid w:val="0013475D"/>
    <w:rsid w:val="001362E1"/>
    <w:rsid w:val="00136A16"/>
    <w:rsid w:val="00140038"/>
    <w:rsid w:val="001416B1"/>
    <w:rsid w:val="00143193"/>
    <w:rsid w:val="0014531E"/>
    <w:rsid w:val="0014715F"/>
    <w:rsid w:val="0015307A"/>
    <w:rsid w:val="0015689E"/>
    <w:rsid w:val="001658B1"/>
    <w:rsid w:val="001804DA"/>
    <w:rsid w:val="001844CD"/>
    <w:rsid w:val="001844E4"/>
    <w:rsid w:val="00184EF3"/>
    <w:rsid w:val="00190647"/>
    <w:rsid w:val="001918F7"/>
    <w:rsid w:val="001920BA"/>
    <w:rsid w:val="001922A9"/>
    <w:rsid w:val="00192D87"/>
    <w:rsid w:val="0019314F"/>
    <w:rsid w:val="00197543"/>
    <w:rsid w:val="001A04CD"/>
    <w:rsid w:val="001A18E6"/>
    <w:rsid w:val="001A28D7"/>
    <w:rsid w:val="001A33FA"/>
    <w:rsid w:val="001A57D2"/>
    <w:rsid w:val="001B02E6"/>
    <w:rsid w:val="001B092A"/>
    <w:rsid w:val="001B1AD6"/>
    <w:rsid w:val="001B387B"/>
    <w:rsid w:val="001B5F01"/>
    <w:rsid w:val="001D0255"/>
    <w:rsid w:val="001D27E3"/>
    <w:rsid w:val="001D679A"/>
    <w:rsid w:val="001E370E"/>
    <w:rsid w:val="001E52E6"/>
    <w:rsid w:val="001E5EC4"/>
    <w:rsid w:val="001F184E"/>
    <w:rsid w:val="002019F7"/>
    <w:rsid w:val="002031E9"/>
    <w:rsid w:val="002035E4"/>
    <w:rsid w:val="00204862"/>
    <w:rsid w:val="00213D26"/>
    <w:rsid w:val="002249D1"/>
    <w:rsid w:val="00226F80"/>
    <w:rsid w:val="002445D9"/>
    <w:rsid w:val="0024480C"/>
    <w:rsid w:val="00244AB9"/>
    <w:rsid w:val="0024659B"/>
    <w:rsid w:val="00247FAD"/>
    <w:rsid w:val="00251FD0"/>
    <w:rsid w:val="002551CB"/>
    <w:rsid w:val="00256270"/>
    <w:rsid w:val="0025688E"/>
    <w:rsid w:val="00264718"/>
    <w:rsid w:val="00270D97"/>
    <w:rsid w:val="002755CF"/>
    <w:rsid w:val="00275C5A"/>
    <w:rsid w:val="002765D2"/>
    <w:rsid w:val="002774E6"/>
    <w:rsid w:val="00280DCF"/>
    <w:rsid w:val="00281801"/>
    <w:rsid w:val="00281CE4"/>
    <w:rsid w:val="002842F6"/>
    <w:rsid w:val="002979A6"/>
    <w:rsid w:val="002A212D"/>
    <w:rsid w:val="002A30FE"/>
    <w:rsid w:val="002A4375"/>
    <w:rsid w:val="002B0FAA"/>
    <w:rsid w:val="002B14E6"/>
    <w:rsid w:val="002B644F"/>
    <w:rsid w:val="002C5293"/>
    <w:rsid w:val="002C5FC7"/>
    <w:rsid w:val="002E14B4"/>
    <w:rsid w:val="002F3298"/>
    <w:rsid w:val="002F4178"/>
    <w:rsid w:val="00300252"/>
    <w:rsid w:val="00301B5C"/>
    <w:rsid w:val="00302F39"/>
    <w:rsid w:val="00302F53"/>
    <w:rsid w:val="00304827"/>
    <w:rsid w:val="00305CFF"/>
    <w:rsid w:val="00315DA6"/>
    <w:rsid w:val="003318B2"/>
    <w:rsid w:val="00334E29"/>
    <w:rsid w:val="003407DB"/>
    <w:rsid w:val="00344193"/>
    <w:rsid w:val="00344F70"/>
    <w:rsid w:val="00345B64"/>
    <w:rsid w:val="003466D9"/>
    <w:rsid w:val="00346F49"/>
    <w:rsid w:val="00350D0C"/>
    <w:rsid w:val="00351396"/>
    <w:rsid w:val="00355BB7"/>
    <w:rsid w:val="003561DB"/>
    <w:rsid w:val="00364C1A"/>
    <w:rsid w:val="00367BBF"/>
    <w:rsid w:val="00382E73"/>
    <w:rsid w:val="00390868"/>
    <w:rsid w:val="0039099C"/>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1C72"/>
    <w:rsid w:val="003E4096"/>
    <w:rsid w:val="003E7930"/>
    <w:rsid w:val="00415EC5"/>
    <w:rsid w:val="00416417"/>
    <w:rsid w:val="004169EA"/>
    <w:rsid w:val="00420C4C"/>
    <w:rsid w:val="004227CF"/>
    <w:rsid w:val="004231DE"/>
    <w:rsid w:val="00427EE6"/>
    <w:rsid w:val="0043107C"/>
    <w:rsid w:val="004338D0"/>
    <w:rsid w:val="00434807"/>
    <w:rsid w:val="00435143"/>
    <w:rsid w:val="00446598"/>
    <w:rsid w:val="00456F8B"/>
    <w:rsid w:val="00460988"/>
    <w:rsid w:val="00472911"/>
    <w:rsid w:val="00480A7B"/>
    <w:rsid w:val="00481757"/>
    <w:rsid w:val="00487194"/>
    <w:rsid w:val="0049129A"/>
    <w:rsid w:val="00492B9D"/>
    <w:rsid w:val="00496A0A"/>
    <w:rsid w:val="004C253D"/>
    <w:rsid w:val="004C2BB3"/>
    <w:rsid w:val="004C395F"/>
    <w:rsid w:val="004C4333"/>
    <w:rsid w:val="004C5640"/>
    <w:rsid w:val="004D26B0"/>
    <w:rsid w:val="004E26A1"/>
    <w:rsid w:val="004E7637"/>
    <w:rsid w:val="004F3D5D"/>
    <w:rsid w:val="004F4DCA"/>
    <w:rsid w:val="004F7AC5"/>
    <w:rsid w:val="00501BAC"/>
    <w:rsid w:val="00507091"/>
    <w:rsid w:val="0051325B"/>
    <w:rsid w:val="00517498"/>
    <w:rsid w:val="0052026E"/>
    <w:rsid w:val="00520D94"/>
    <w:rsid w:val="00523E00"/>
    <w:rsid w:val="00527D74"/>
    <w:rsid w:val="00551EBF"/>
    <w:rsid w:val="00552D41"/>
    <w:rsid w:val="00555D33"/>
    <w:rsid w:val="005564DC"/>
    <w:rsid w:val="00557F03"/>
    <w:rsid w:val="00560C07"/>
    <w:rsid w:val="00565793"/>
    <w:rsid w:val="00565B9E"/>
    <w:rsid w:val="00567D75"/>
    <w:rsid w:val="0057002F"/>
    <w:rsid w:val="00571986"/>
    <w:rsid w:val="00577915"/>
    <w:rsid w:val="00585272"/>
    <w:rsid w:val="00591888"/>
    <w:rsid w:val="005928F7"/>
    <w:rsid w:val="00592B89"/>
    <w:rsid w:val="00594486"/>
    <w:rsid w:val="00594623"/>
    <w:rsid w:val="0059597B"/>
    <w:rsid w:val="00595E09"/>
    <w:rsid w:val="005A2537"/>
    <w:rsid w:val="005A5541"/>
    <w:rsid w:val="005B1511"/>
    <w:rsid w:val="005B76FC"/>
    <w:rsid w:val="005C35FE"/>
    <w:rsid w:val="005C6897"/>
    <w:rsid w:val="005D04AC"/>
    <w:rsid w:val="005D26B7"/>
    <w:rsid w:val="005E4CD5"/>
    <w:rsid w:val="005E6BF3"/>
    <w:rsid w:val="005E7382"/>
    <w:rsid w:val="005F0725"/>
    <w:rsid w:val="005F393C"/>
    <w:rsid w:val="006006EA"/>
    <w:rsid w:val="00600D0C"/>
    <w:rsid w:val="006014EB"/>
    <w:rsid w:val="006020B0"/>
    <w:rsid w:val="0060475F"/>
    <w:rsid w:val="00607311"/>
    <w:rsid w:val="00611497"/>
    <w:rsid w:val="00620463"/>
    <w:rsid w:val="00620633"/>
    <w:rsid w:val="006207DD"/>
    <w:rsid w:val="00622711"/>
    <w:rsid w:val="00631229"/>
    <w:rsid w:val="0063429C"/>
    <w:rsid w:val="00636A6A"/>
    <w:rsid w:val="006434C8"/>
    <w:rsid w:val="00651A4B"/>
    <w:rsid w:val="00656B91"/>
    <w:rsid w:val="00661C65"/>
    <w:rsid w:val="006625A6"/>
    <w:rsid w:val="00671781"/>
    <w:rsid w:val="00671A17"/>
    <w:rsid w:val="00671E0F"/>
    <w:rsid w:val="00672353"/>
    <w:rsid w:val="00672FDE"/>
    <w:rsid w:val="00680466"/>
    <w:rsid w:val="00681908"/>
    <w:rsid w:val="006840A4"/>
    <w:rsid w:val="006842B8"/>
    <w:rsid w:val="006904A1"/>
    <w:rsid w:val="00695C81"/>
    <w:rsid w:val="006A4BE0"/>
    <w:rsid w:val="006A5BE2"/>
    <w:rsid w:val="006A7088"/>
    <w:rsid w:val="006B3324"/>
    <w:rsid w:val="006B3CB7"/>
    <w:rsid w:val="006B66D6"/>
    <w:rsid w:val="006C3871"/>
    <w:rsid w:val="006C7692"/>
    <w:rsid w:val="006D1AFB"/>
    <w:rsid w:val="006D3D20"/>
    <w:rsid w:val="006F10C1"/>
    <w:rsid w:val="006F313A"/>
    <w:rsid w:val="00703FD9"/>
    <w:rsid w:val="00705503"/>
    <w:rsid w:val="007109E6"/>
    <w:rsid w:val="0072348F"/>
    <w:rsid w:val="00727097"/>
    <w:rsid w:val="00730A75"/>
    <w:rsid w:val="0073462A"/>
    <w:rsid w:val="00734656"/>
    <w:rsid w:val="00735320"/>
    <w:rsid w:val="0074251F"/>
    <w:rsid w:val="007437EC"/>
    <w:rsid w:val="0075481B"/>
    <w:rsid w:val="0075495C"/>
    <w:rsid w:val="00757681"/>
    <w:rsid w:val="00760067"/>
    <w:rsid w:val="007612B6"/>
    <w:rsid w:val="00766709"/>
    <w:rsid w:val="0077233D"/>
    <w:rsid w:val="00780949"/>
    <w:rsid w:val="0078134F"/>
    <w:rsid w:val="00781364"/>
    <w:rsid w:val="007830BA"/>
    <w:rsid w:val="007855A5"/>
    <w:rsid w:val="00791614"/>
    <w:rsid w:val="007924EB"/>
    <w:rsid w:val="00792FBC"/>
    <w:rsid w:val="0079537D"/>
    <w:rsid w:val="00797CE1"/>
    <w:rsid w:val="007A0F08"/>
    <w:rsid w:val="007B7B1F"/>
    <w:rsid w:val="007C3EB7"/>
    <w:rsid w:val="007D2043"/>
    <w:rsid w:val="007D5DDE"/>
    <w:rsid w:val="007E04A4"/>
    <w:rsid w:val="007E3393"/>
    <w:rsid w:val="007F0725"/>
    <w:rsid w:val="007F2D0D"/>
    <w:rsid w:val="007F4A91"/>
    <w:rsid w:val="007F4D92"/>
    <w:rsid w:val="00800CF6"/>
    <w:rsid w:val="00800D34"/>
    <w:rsid w:val="00801846"/>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44E0"/>
    <w:rsid w:val="008457BF"/>
    <w:rsid w:val="00846FB5"/>
    <w:rsid w:val="008527B6"/>
    <w:rsid w:val="00853DA4"/>
    <w:rsid w:val="008550E3"/>
    <w:rsid w:val="008748C1"/>
    <w:rsid w:val="00876D59"/>
    <w:rsid w:val="0088148E"/>
    <w:rsid w:val="008815FF"/>
    <w:rsid w:val="0088499E"/>
    <w:rsid w:val="0089147B"/>
    <w:rsid w:val="00891EDE"/>
    <w:rsid w:val="008954B1"/>
    <w:rsid w:val="00897DD5"/>
    <w:rsid w:val="008A2824"/>
    <w:rsid w:val="008A3A79"/>
    <w:rsid w:val="008A3B2A"/>
    <w:rsid w:val="008B296F"/>
    <w:rsid w:val="008B4D55"/>
    <w:rsid w:val="008B5D53"/>
    <w:rsid w:val="008C2787"/>
    <w:rsid w:val="008C5DA2"/>
    <w:rsid w:val="008C60AD"/>
    <w:rsid w:val="008D0ECA"/>
    <w:rsid w:val="008D7A29"/>
    <w:rsid w:val="008E3176"/>
    <w:rsid w:val="008E52DC"/>
    <w:rsid w:val="008E7ED6"/>
    <w:rsid w:val="008F0A2E"/>
    <w:rsid w:val="008F3C7E"/>
    <w:rsid w:val="0091145B"/>
    <w:rsid w:val="00914700"/>
    <w:rsid w:val="0091524C"/>
    <w:rsid w:val="00915E28"/>
    <w:rsid w:val="009247E3"/>
    <w:rsid w:val="00930E21"/>
    <w:rsid w:val="009433A7"/>
    <w:rsid w:val="00956164"/>
    <w:rsid w:val="00963081"/>
    <w:rsid w:val="0096487F"/>
    <w:rsid w:val="00966392"/>
    <w:rsid w:val="009712FE"/>
    <w:rsid w:val="00977259"/>
    <w:rsid w:val="00977366"/>
    <w:rsid w:val="00984C8A"/>
    <w:rsid w:val="00987CB6"/>
    <w:rsid w:val="00990C48"/>
    <w:rsid w:val="0099385A"/>
    <w:rsid w:val="00994B89"/>
    <w:rsid w:val="009B4CD5"/>
    <w:rsid w:val="009B54F0"/>
    <w:rsid w:val="009B5A52"/>
    <w:rsid w:val="009C7343"/>
    <w:rsid w:val="009D6ABA"/>
    <w:rsid w:val="009E04EA"/>
    <w:rsid w:val="009E24A4"/>
    <w:rsid w:val="009E2801"/>
    <w:rsid w:val="009E6179"/>
    <w:rsid w:val="009E76E0"/>
    <w:rsid w:val="009F0949"/>
    <w:rsid w:val="009F230A"/>
    <w:rsid w:val="009F25FC"/>
    <w:rsid w:val="009F41F4"/>
    <w:rsid w:val="009F42E9"/>
    <w:rsid w:val="009F6BCE"/>
    <w:rsid w:val="00A10F77"/>
    <w:rsid w:val="00A12D75"/>
    <w:rsid w:val="00A141D8"/>
    <w:rsid w:val="00A14DC9"/>
    <w:rsid w:val="00A16014"/>
    <w:rsid w:val="00A20A7F"/>
    <w:rsid w:val="00A2332C"/>
    <w:rsid w:val="00A25A37"/>
    <w:rsid w:val="00A27056"/>
    <w:rsid w:val="00A300E9"/>
    <w:rsid w:val="00A32C93"/>
    <w:rsid w:val="00A37A41"/>
    <w:rsid w:val="00A4043F"/>
    <w:rsid w:val="00A42F39"/>
    <w:rsid w:val="00A52EE6"/>
    <w:rsid w:val="00A54FB0"/>
    <w:rsid w:val="00A651DA"/>
    <w:rsid w:val="00A65C5B"/>
    <w:rsid w:val="00A668AB"/>
    <w:rsid w:val="00A66CA3"/>
    <w:rsid w:val="00A714A3"/>
    <w:rsid w:val="00A846E7"/>
    <w:rsid w:val="00A93950"/>
    <w:rsid w:val="00AA0865"/>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02A1"/>
    <w:rsid w:val="00AF4A03"/>
    <w:rsid w:val="00AF5474"/>
    <w:rsid w:val="00B01284"/>
    <w:rsid w:val="00B03E46"/>
    <w:rsid w:val="00B06300"/>
    <w:rsid w:val="00B077C9"/>
    <w:rsid w:val="00B1341A"/>
    <w:rsid w:val="00B13466"/>
    <w:rsid w:val="00B13F81"/>
    <w:rsid w:val="00B1663B"/>
    <w:rsid w:val="00B20481"/>
    <w:rsid w:val="00B30AF6"/>
    <w:rsid w:val="00B30ECB"/>
    <w:rsid w:val="00B312CC"/>
    <w:rsid w:val="00B31B23"/>
    <w:rsid w:val="00B32ED0"/>
    <w:rsid w:val="00B332E6"/>
    <w:rsid w:val="00B40BA3"/>
    <w:rsid w:val="00B411C3"/>
    <w:rsid w:val="00B43D1D"/>
    <w:rsid w:val="00B50218"/>
    <w:rsid w:val="00B50EFA"/>
    <w:rsid w:val="00B54F63"/>
    <w:rsid w:val="00B63DC0"/>
    <w:rsid w:val="00B66955"/>
    <w:rsid w:val="00B700D8"/>
    <w:rsid w:val="00B70A8F"/>
    <w:rsid w:val="00B7107E"/>
    <w:rsid w:val="00B7664D"/>
    <w:rsid w:val="00B80B14"/>
    <w:rsid w:val="00B93FA2"/>
    <w:rsid w:val="00BA027A"/>
    <w:rsid w:val="00BA56DC"/>
    <w:rsid w:val="00BB522E"/>
    <w:rsid w:val="00BB6F4D"/>
    <w:rsid w:val="00BC0306"/>
    <w:rsid w:val="00BC2FA3"/>
    <w:rsid w:val="00BD0F2E"/>
    <w:rsid w:val="00BD1885"/>
    <w:rsid w:val="00BD7EB0"/>
    <w:rsid w:val="00BE6EB8"/>
    <w:rsid w:val="00BF5AB0"/>
    <w:rsid w:val="00BF5E7F"/>
    <w:rsid w:val="00C010C2"/>
    <w:rsid w:val="00C04338"/>
    <w:rsid w:val="00C05953"/>
    <w:rsid w:val="00C07564"/>
    <w:rsid w:val="00C11CA9"/>
    <w:rsid w:val="00C1470B"/>
    <w:rsid w:val="00C16212"/>
    <w:rsid w:val="00C27406"/>
    <w:rsid w:val="00C4099E"/>
    <w:rsid w:val="00C40DBF"/>
    <w:rsid w:val="00C43930"/>
    <w:rsid w:val="00C44DE7"/>
    <w:rsid w:val="00C4622D"/>
    <w:rsid w:val="00C60D34"/>
    <w:rsid w:val="00C6299A"/>
    <w:rsid w:val="00C650AB"/>
    <w:rsid w:val="00C80536"/>
    <w:rsid w:val="00C854FF"/>
    <w:rsid w:val="00C87873"/>
    <w:rsid w:val="00C9049D"/>
    <w:rsid w:val="00C909F7"/>
    <w:rsid w:val="00C92631"/>
    <w:rsid w:val="00C93983"/>
    <w:rsid w:val="00CA2F39"/>
    <w:rsid w:val="00CA635F"/>
    <w:rsid w:val="00CB1B81"/>
    <w:rsid w:val="00CB3EF7"/>
    <w:rsid w:val="00CB6118"/>
    <w:rsid w:val="00CB68F3"/>
    <w:rsid w:val="00CC1C7E"/>
    <w:rsid w:val="00CC4E62"/>
    <w:rsid w:val="00CC52F5"/>
    <w:rsid w:val="00CD1848"/>
    <w:rsid w:val="00CD367B"/>
    <w:rsid w:val="00CE10B6"/>
    <w:rsid w:val="00CE3252"/>
    <w:rsid w:val="00CF226B"/>
    <w:rsid w:val="00CF37ED"/>
    <w:rsid w:val="00CF4135"/>
    <w:rsid w:val="00D02CB1"/>
    <w:rsid w:val="00D057C5"/>
    <w:rsid w:val="00D05E9B"/>
    <w:rsid w:val="00D07764"/>
    <w:rsid w:val="00D078F7"/>
    <w:rsid w:val="00D07E73"/>
    <w:rsid w:val="00D111A3"/>
    <w:rsid w:val="00D12FFA"/>
    <w:rsid w:val="00D1661F"/>
    <w:rsid w:val="00D20B0F"/>
    <w:rsid w:val="00D24EEC"/>
    <w:rsid w:val="00D25973"/>
    <w:rsid w:val="00D25BFB"/>
    <w:rsid w:val="00D2743E"/>
    <w:rsid w:val="00D31B8E"/>
    <w:rsid w:val="00D31C31"/>
    <w:rsid w:val="00D35955"/>
    <w:rsid w:val="00D3648D"/>
    <w:rsid w:val="00D46012"/>
    <w:rsid w:val="00D60059"/>
    <w:rsid w:val="00D60255"/>
    <w:rsid w:val="00D6256D"/>
    <w:rsid w:val="00D72F91"/>
    <w:rsid w:val="00D77899"/>
    <w:rsid w:val="00D779FD"/>
    <w:rsid w:val="00D803E4"/>
    <w:rsid w:val="00D81759"/>
    <w:rsid w:val="00D8175D"/>
    <w:rsid w:val="00D8352E"/>
    <w:rsid w:val="00D87101"/>
    <w:rsid w:val="00D87170"/>
    <w:rsid w:val="00D92DDC"/>
    <w:rsid w:val="00D930EA"/>
    <w:rsid w:val="00D971ED"/>
    <w:rsid w:val="00DA5C90"/>
    <w:rsid w:val="00DB1927"/>
    <w:rsid w:val="00DB19F4"/>
    <w:rsid w:val="00DB4757"/>
    <w:rsid w:val="00DC105C"/>
    <w:rsid w:val="00DD0AC4"/>
    <w:rsid w:val="00DD2E59"/>
    <w:rsid w:val="00DE601D"/>
    <w:rsid w:val="00DF785F"/>
    <w:rsid w:val="00E0327B"/>
    <w:rsid w:val="00E04521"/>
    <w:rsid w:val="00E06023"/>
    <w:rsid w:val="00E13CE6"/>
    <w:rsid w:val="00E1544E"/>
    <w:rsid w:val="00E23DDC"/>
    <w:rsid w:val="00E259EC"/>
    <w:rsid w:val="00E26616"/>
    <w:rsid w:val="00E27413"/>
    <w:rsid w:val="00E3054C"/>
    <w:rsid w:val="00E31BFD"/>
    <w:rsid w:val="00E34CD6"/>
    <w:rsid w:val="00E35FC4"/>
    <w:rsid w:val="00E40827"/>
    <w:rsid w:val="00E435B2"/>
    <w:rsid w:val="00E51F81"/>
    <w:rsid w:val="00E61A0A"/>
    <w:rsid w:val="00E62D72"/>
    <w:rsid w:val="00E66A8D"/>
    <w:rsid w:val="00E73056"/>
    <w:rsid w:val="00E760AA"/>
    <w:rsid w:val="00E80DF5"/>
    <w:rsid w:val="00E828C2"/>
    <w:rsid w:val="00E83EA5"/>
    <w:rsid w:val="00E93009"/>
    <w:rsid w:val="00E93198"/>
    <w:rsid w:val="00EA216B"/>
    <w:rsid w:val="00EC0DAA"/>
    <w:rsid w:val="00EC2CC3"/>
    <w:rsid w:val="00EC5062"/>
    <w:rsid w:val="00EC60F3"/>
    <w:rsid w:val="00ED11EA"/>
    <w:rsid w:val="00ED3FFD"/>
    <w:rsid w:val="00EE319D"/>
    <w:rsid w:val="00EE5792"/>
    <w:rsid w:val="00EE61F8"/>
    <w:rsid w:val="00EF20DC"/>
    <w:rsid w:val="00EF2ACB"/>
    <w:rsid w:val="00EF3DFD"/>
    <w:rsid w:val="00F02998"/>
    <w:rsid w:val="00F05884"/>
    <w:rsid w:val="00F06A96"/>
    <w:rsid w:val="00F140B8"/>
    <w:rsid w:val="00F15D83"/>
    <w:rsid w:val="00F20169"/>
    <w:rsid w:val="00F27C3D"/>
    <w:rsid w:val="00F329D8"/>
    <w:rsid w:val="00F3510A"/>
    <w:rsid w:val="00F46EEC"/>
    <w:rsid w:val="00F526F2"/>
    <w:rsid w:val="00F553EA"/>
    <w:rsid w:val="00F605E3"/>
    <w:rsid w:val="00F61CB6"/>
    <w:rsid w:val="00F643B2"/>
    <w:rsid w:val="00F66CD9"/>
    <w:rsid w:val="00F75BA7"/>
    <w:rsid w:val="00F75ED5"/>
    <w:rsid w:val="00F84B8B"/>
    <w:rsid w:val="00F915C4"/>
    <w:rsid w:val="00F93336"/>
    <w:rsid w:val="00F95806"/>
    <w:rsid w:val="00FB0EDB"/>
    <w:rsid w:val="00FB2B3E"/>
    <w:rsid w:val="00FB562B"/>
    <w:rsid w:val="00FB57A5"/>
    <w:rsid w:val="00FC071F"/>
    <w:rsid w:val="00FC3FF8"/>
    <w:rsid w:val="00FC6717"/>
    <w:rsid w:val="00FD3C92"/>
    <w:rsid w:val="00FE6BC7"/>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2026-04-24T16:41:00Z</dcterms:created>
  <dcterms:modified xsi:type="dcterms:W3CDTF">2026-04-24T16:41:00Z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c52bb78-b785-4d5a-8181-ae732e0da257_Enabled">
    <vt:lpwstr>true</vt:lpwstr>
  </property>
  <property fmtid="{D5CDD505-2E9C-101B-9397-08002B2CF9AE}" pid="3" name="MSIP_Label_4c52bb78-b785-4d5a-8181-ae732e0da257_SetDate">
    <vt:lpwstr>2026-04-24T16:41:10Z</vt:lpwstr>
  </property>
  <property fmtid="{D5CDD505-2E9C-101B-9397-08002B2CF9AE}" pid="4" name="MSIP_Label_4c52bb78-b785-4d5a-8181-ae732e0da257_Method">
    <vt:lpwstr>Privileged</vt:lpwstr>
  </property>
  <property fmtid="{D5CDD505-2E9C-101B-9397-08002B2CF9AE}" pid="5" name="MSIP_Label_4c52bb78-b785-4d5a-8181-ae732e0da257_Name">
    <vt:lpwstr>4c52bb78-b785-4d5a-8181-ae732e0da257</vt:lpwstr>
  </property>
  <property fmtid="{D5CDD505-2E9C-101B-9397-08002B2CF9AE}" pid="6" name="MSIP_Label_4c52bb78-b785-4d5a-8181-ae732e0da257_SiteId">
    <vt:lpwstr>37247798-f42c-42fd-8a37-d49c7128d36b</vt:lpwstr>
  </property>
  <property fmtid="{D5CDD505-2E9C-101B-9397-08002B2CF9AE}" pid="7" name="MSIP_Label_4c52bb78-b785-4d5a-8181-ae732e0da257_ActionId">
    <vt:lpwstr>2a9aaa50-dcaa-40d1-9084-2ddd200c26ae</vt:lpwstr>
  </property>
  <property fmtid="{D5CDD505-2E9C-101B-9397-08002B2CF9AE}" pid="8" name="MSIP_Label_4c52bb78-b785-4d5a-8181-ae732e0da257_ContentBits">
    <vt:lpwstr>0</vt:lpwstr>
  </property>
  <property fmtid="{D5CDD505-2E9C-101B-9397-08002B2CF9AE}" pid="9" name="MSIP_Label_4c52bb78-b785-4d5a-8181-ae732e0da257_Tag">
    <vt:lpwstr>10, 0, 1, 1</vt:lpwstr>
  </property>
</Properties>
</file>