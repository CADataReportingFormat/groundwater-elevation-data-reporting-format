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243C" w14:textId="21D96208" w:rsidR="005638C6" w:rsidRPr="00CA020E" w:rsidRDefault="005638C6" w:rsidP="007569E2">
      <w:pPr>
        <w:pStyle w:val="TableNumberandTitle"/>
      </w:pPr>
      <w:bookmarkStart w:id="0" w:name="_Hlk226547615"/>
      <w:r w:rsidRPr="00CA020E">
        <w:t xml:space="preserve">Table </w:t>
      </w:r>
      <w:r w:rsidR="007569E2">
        <w:t>3A1-</w:t>
      </w:r>
      <w:r>
        <w:t>1</w:t>
      </w:r>
      <w:r w:rsidR="007569E2">
        <w:t>.</w:t>
      </w:r>
      <w:r w:rsidR="00764286">
        <w:t xml:space="preserve"> </w:t>
      </w:r>
      <w:r w:rsidR="00764286" w:rsidRPr="00CA020E">
        <w:t>Comparison of the Proposed Data Reporting Format</w:t>
      </w:r>
      <w:r w:rsidR="00D568BF" w:rsidRPr="00CA020E">
        <w:t xml:space="preserve"> to Existing Groundwater Elevation Reporting Programs</w:t>
      </w:r>
    </w:p>
    <w:tbl>
      <w:tblPr>
        <w:tblW w:w="0" w:type="auto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05"/>
        <w:gridCol w:w="4050"/>
        <w:gridCol w:w="3330"/>
        <w:gridCol w:w="3420"/>
        <w:gridCol w:w="2430"/>
        <w:gridCol w:w="3240"/>
        <w:gridCol w:w="3515"/>
      </w:tblGrid>
      <w:tr w:rsidR="00976071" w:rsidRPr="00C22778" w14:paraId="70749817" w14:textId="77777777" w:rsidTr="00BD16F1">
        <w:trPr>
          <w:cantSplit/>
          <w:trHeight w:val="20"/>
          <w:tblHeader/>
        </w:trPr>
        <w:tc>
          <w:tcPr>
            <w:tcW w:w="1705" w:type="dxa"/>
            <w:shd w:val="clear" w:color="auto" w:fill="003558"/>
            <w:noWrap/>
            <w:vAlign w:val="center"/>
            <w:hideMark/>
          </w:tcPr>
          <w:p w14:paraId="3396B60C" w14:textId="7EFCC73C" w:rsidR="00976071" w:rsidRPr="00C22778" w:rsidRDefault="00CA020E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bookmarkStart w:id="1" w:name="_Hlk183011048"/>
            <w:bookmarkStart w:id="2" w:name="_Hlk182822398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Attribute</w:t>
            </w:r>
          </w:p>
        </w:tc>
        <w:tc>
          <w:tcPr>
            <w:tcW w:w="4050" w:type="dxa"/>
            <w:shd w:val="clear" w:color="auto" w:fill="003558"/>
            <w:vAlign w:val="center"/>
            <w:hideMark/>
          </w:tcPr>
          <w:p w14:paraId="37D2B49D" w14:textId="2B9285DA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Proposed Data </w:t>
            </w:r>
            <w:r w:rsidR="00864FDD" w:rsidRPr="00C22778">
              <w:rPr>
                <w:rFonts w:asciiTheme="minorHAnsi" w:hAnsiTheme="minorHAnsi" w:cstheme="minorHAnsi"/>
                <w:spacing w:val="-2"/>
                <w:szCs w:val="22"/>
              </w:rPr>
              <w:t>Reporting Format</w:t>
            </w:r>
          </w:p>
        </w:tc>
        <w:tc>
          <w:tcPr>
            <w:tcW w:w="3330" w:type="dxa"/>
            <w:shd w:val="clear" w:color="auto" w:fill="003558"/>
            <w:vAlign w:val="center"/>
            <w:hideMark/>
          </w:tcPr>
          <w:p w14:paraId="2967C51A" w14:textId="2F25D7D5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Sustainable Groundwater Management Act Program</w:t>
            </w:r>
          </w:p>
        </w:tc>
        <w:tc>
          <w:tcPr>
            <w:tcW w:w="3420" w:type="dxa"/>
            <w:shd w:val="clear" w:color="auto" w:fill="003558"/>
            <w:vAlign w:val="center"/>
            <w:hideMark/>
          </w:tcPr>
          <w:p w14:paraId="0D0136AA" w14:textId="2A727361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3" w:author="Author">
              <w:r w:rsidRPr="00C22778" w:rsidDel="00F96F41">
                <w:rPr>
                  <w:rFonts w:asciiTheme="minorHAnsi" w:hAnsiTheme="minorHAnsi" w:cstheme="minorHAnsi"/>
                  <w:spacing w:val="-2"/>
                  <w:szCs w:val="22"/>
                </w:rPr>
                <w:delText>California Statewide Groundwater Elevation Monitoring (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CASGEM</w:t>
            </w:r>
            <w:del w:id="4" w:author="Author">
              <w:r w:rsidRPr="00C22778" w:rsidDel="00F96F41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Program</w:t>
            </w:r>
          </w:p>
        </w:tc>
        <w:tc>
          <w:tcPr>
            <w:tcW w:w="2430" w:type="dxa"/>
            <w:shd w:val="clear" w:color="auto" w:fill="003558"/>
            <w:vAlign w:val="center"/>
            <w:hideMark/>
          </w:tcPr>
          <w:p w14:paraId="029ABE6D" w14:textId="59D5E5D6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State Water Resources Control Board </w:t>
            </w:r>
            <w:proofErr w:type="spell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GeoTracker</w:t>
            </w:r>
            <w:proofErr w:type="spell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Data Management System</w:t>
            </w:r>
          </w:p>
        </w:tc>
        <w:tc>
          <w:tcPr>
            <w:tcW w:w="3240" w:type="dxa"/>
            <w:shd w:val="clear" w:color="auto" w:fill="003558"/>
            <w:vAlign w:val="center"/>
            <w:hideMark/>
          </w:tcPr>
          <w:p w14:paraId="05880496" w14:textId="673CB16F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  <w:vertAlign w:val="superscript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US Geologic</w:t>
            </w:r>
            <w:ins w:id="5" w:author="Author">
              <w:r w:rsidR="00E878A1" w:rsidRPr="00C22778">
                <w:rPr>
                  <w:rFonts w:asciiTheme="minorHAnsi" w:hAnsiTheme="minorHAnsi" w:cstheme="minorHAnsi"/>
                  <w:spacing w:val="-2"/>
                  <w:szCs w:val="22"/>
                </w:rPr>
                <w:t>al</w:t>
              </w:r>
            </w:ins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Survey National Water Information System</w:t>
            </w:r>
            <w:ins w:id="6" w:author="Author">
              <w:r w:rsidR="00E878A1" w:rsidRPr="00C22778">
                <w:rPr>
                  <w:rFonts w:asciiTheme="minorHAnsi" w:hAnsiTheme="minorHAnsi" w:cstheme="minorHAnsi"/>
                  <w:spacing w:val="-2"/>
                  <w:szCs w:val="22"/>
                  <w:vertAlign w:val="superscript"/>
                </w:rPr>
                <w:t>[a]</w:t>
              </w:r>
            </w:ins>
          </w:p>
        </w:tc>
        <w:tc>
          <w:tcPr>
            <w:tcW w:w="3515" w:type="dxa"/>
            <w:shd w:val="clear" w:color="auto" w:fill="003558"/>
            <w:vAlign w:val="center"/>
            <w:hideMark/>
          </w:tcPr>
          <w:p w14:paraId="4E24AFAE" w14:textId="77777777" w:rsidR="00976071" w:rsidRPr="00C22778" w:rsidRDefault="00976071" w:rsidP="00976071">
            <w:pPr>
              <w:pStyle w:val="TableHead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SAFER</w:t>
            </w:r>
          </w:p>
        </w:tc>
      </w:tr>
      <w:tr w:rsidR="00976071" w:rsidRPr="00C22778" w14:paraId="033EAC4A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43FB9ED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bookmarkStart w:id="7" w:name="_Hlk183080784"/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Local Well Name</w:t>
            </w:r>
          </w:p>
        </w:tc>
        <w:tc>
          <w:tcPr>
            <w:tcW w:w="4050" w:type="dxa"/>
            <w:hideMark/>
          </w:tcPr>
          <w:p w14:paraId="354A59E4" w14:textId="23745FA5" w:rsidR="006E6931" w:rsidRPr="00C22778" w:rsidRDefault="009D5363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</w:t>
            </w:r>
          </w:p>
          <w:p w14:paraId="270A95DF" w14:textId="00CB8A62" w:rsidR="00976071" w:rsidRPr="00C22778" w:rsidRDefault="006E6931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zCs w:val="22"/>
              </w:rPr>
              <w:t>Definition:</w:t>
            </w:r>
            <w:r w:rsidRPr="00C2277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Name or number identifier given by the monitoring agency used to identify </w:t>
            </w:r>
            <w:proofErr w:type="gramStart"/>
            <w:r w:rsidR="00976071" w:rsidRPr="00C22778">
              <w:rPr>
                <w:rFonts w:asciiTheme="minorHAnsi" w:hAnsiTheme="minorHAnsi" w:cstheme="minorHAnsi"/>
                <w:szCs w:val="22"/>
              </w:rPr>
              <w:t>the</w:t>
            </w:r>
            <w:proofErr w:type="gramEnd"/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 well on a local basis.</w:t>
            </w:r>
          </w:p>
        </w:tc>
        <w:tc>
          <w:tcPr>
            <w:tcW w:w="3330" w:type="dxa"/>
            <w:hideMark/>
          </w:tcPr>
          <w:p w14:paraId="05DC92E0" w14:textId="428613EF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</w:t>
            </w:r>
          </w:p>
          <w:p w14:paraId="5C246314" w14:textId="6D0E22B3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Local well name used to identify the well.</w:t>
            </w:r>
          </w:p>
        </w:tc>
        <w:tc>
          <w:tcPr>
            <w:tcW w:w="3420" w:type="dxa"/>
            <w:hideMark/>
          </w:tcPr>
          <w:p w14:paraId="7D26C6A8" w14:textId="4D90D382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Local </w:t>
            </w:r>
            <w:r w:rsidR="00866A3C" w:rsidRPr="00C22778">
              <w:rPr>
                <w:rFonts w:asciiTheme="minorHAnsi" w:hAnsiTheme="minorHAnsi" w:cstheme="minorHAnsi"/>
                <w:szCs w:val="22"/>
              </w:rPr>
              <w:t>or State Well Number</w:t>
            </w:r>
          </w:p>
          <w:p w14:paraId="7AF9D2A6" w14:textId="53A00F2B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Name or number identifier given to the well by the monitoring entity.</w:t>
            </w:r>
          </w:p>
        </w:tc>
        <w:tc>
          <w:tcPr>
            <w:tcW w:w="2430" w:type="dxa"/>
            <w:hideMark/>
          </w:tcPr>
          <w:p w14:paraId="28F42730" w14:textId="2CB78D3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Field Point Name</w:t>
            </w:r>
          </w:p>
          <w:p w14:paraId="5D132915" w14:textId="0527A47A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Field name or common name of the location where field measurement was collected.</w:t>
            </w:r>
          </w:p>
        </w:tc>
        <w:tc>
          <w:tcPr>
            <w:tcW w:w="3240" w:type="dxa"/>
            <w:hideMark/>
          </w:tcPr>
          <w:p w14:paraId="33998000" w14:textId="18B26010" w:rsidR="006861EC" w:rsidRPr="00C22778" w:rsidRDefault="006861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Site/Station Name</w:t>
            </w:r>
          </w:p>
          <w:p w14:paraId="431BF15B" w14:textId="22D05712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Site names generally include river and lake names. For wells it can be the local number.</w:t>
            </w:r>
          </w:p>
        </w:tc>
        <w:tc>
          <w:tcPr>
            <w:tcW w:w="3515" w:type="dxa"/>
            <w:hideMark/>
          </w:tcPr>
          <w:p w14:paraId="402654E0" w14:textId="0C5A9D3E" w:rsidR="00976071" w:rsidRPr="000A21FB" w:rsidDel="000A21FB" w:rsidRDefault="000A21FB" w:rsidP="00976071">
            <w:pPr>
              <w:pStyle w:val="TableBody"/>
              <w:spacing w:before="60" w:after="60"/>
              <w:rPr>
                <w:del w:id="8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ins w:id="9" w:author="Author">
              <w:r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 xml:space="preserve">Attribute: </w:t>
              </w:r>
            </w:ins>
            <w:r w:rsidR="00976071" w:rsidRPr="000A21FB">
              <w:rPr>
                <w:rFonts w:asciiTheme="minorHAnsi" w:hAnsiTheme="minorHAnsi" w:cstheme="minorHAnsi"/>
                <w:bCs/>
                <w:spacing w:val="-2"/>
                <w:szCs w:val="22"/>
              </w:rPr>
              <w:t>Facility Name</w:t>
            </w:r>
            <w:ins w:id="10" w:author="Author">
              <w:r w:rsidRPr="000A21FB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/</w:t>
              </w:r>
            </w:ins>
          </w:p>
          <w:p w14:paraId="63D1C3E0" w14:textId="77777777" w:rsidR="00976071" w:rsidRDefault="00976071" w:rsidP="00976071">
            <w:pPr>
              <w:pStyle w:val="TableBody"/>
              <w:spacing w:before="60" w:after="60"/>
              <w:rPr>
                <w:ins w:id="11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r w:rsidRPr="000A21FB">
              <w:rPr>
                <w:rFonts w:asciiTheme="minorHAnsi" w:hAnsiTheme="minorHAnsi" w:cstheme="minorHAnsi"/>
                <w:bCs/>
                <w:spacing w:val="-2"/>
                <w:szCs w:val="22"/>
              </w:rPr>
              <w:t>Facility ID</w:t>
            </w:r>
          </w:p>
          <w:p w14:paraId="22070B06" w14:textId="7418E9C6" w:rsidR="000A21FB" w:rsidRPr="00C22778" w:rsidRDefault="000A21FB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ins w:id="12" w:author="Author">
              <w:r w:rsidRPr="00A00D69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Definition</w:t>
              </w:r>
              <w:r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 xml:space="preserve">: Not </w:t>
              </w:r>
              <w:r w:rsidR="00CA36D7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 xml:space="preserve">explicitly </w:t>
              </w:r>
              <w:r w:rsidR="00A00D69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defined</w:t>
              </w:r>
              <w:r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.</w:t>
              </w:r>
            </w:ins>
          </w:p>
        </w:tc>
      </w:tr>
      <w:tr w:rsidR="00976071" w:rsidRPr="00C22778" w14:paraId="639A5B6D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66454D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State Well Number</w:t>
            </w:r>
          </w:p>
        </w:tc>
        <w:tc>
          <w:tcPr>
            <w:tcW w:w="4050" w:type="dxa"/>
            <w:hideMark/>
          </w:tcPr>
          <w:p w14:paraId="50EAAC8D" w14:textId="0E1C05CE" w:rsidR="00CA020E" w:rsidRPr="00C22778" w:rsidRDefault="00E307EC" w:rsidP="00C22778">
            <w:pPr>
              <w:pStyle w:val="TableBody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State Well Number</w:t>
            </w:r>
          </w:p>
          <w:p w14:paraId="2216D023" w14:textId="4A6445B7" w:rsidR="00976071" w:rsidRPr="00C22778" w:rsidRDefault="00CA020E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State well number provided by the </w:t>
            </w:r>
            <w:ins w:id="13" w:author="Author">
              <w:r w:rsidR="006D1C06">
                <w:rPr>
                  <w:rFonts w:asciiTheme="minorHAnsi" w:hAnsiTheme="minorHAnsi" w:cstheme="minorHAnsi"/>
                  <w:szCs w:val="22"/>
                </w:rPr>
                <w:t xml:space="preserve">California </w:t>
              </w:r>
            </w:ins>
            <w:r w:rsidR="00976071" w:rsidRPr="00C22778">
              <w:rPr>
                <w:rFonts w:asciiTheme="minorHAnsi" w:hAnsiTheme="minorHAnsi" w:cstheme="minorHAnsi"/>
                <w:szCs w:val="22"/>
              </w:rPr>
              <w:t>Department of Water Resources.</w:t>
            </w:r>
          </w:p>
        </w:tc>
        <w:tc>
          <w:tcPr>
            <w:tcW w:w="3330" w:type="dxa"/>
            <w:hideMark/>
          </w:tcPr>
          <w:p w14:paraId="021A6950" w14:textId="641767F5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State Well Number</w:t>
            </w:r>
          </w:p>
          <w:p w14:paraId="603BA302" w14:textId="460FA9DD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Official State Well Number provided by the </w:t>
            </w:r>
            <w:ins w:id="14" w:author="Author">
              <w:r w:rsidR="006D1C06">
                <w:rPr>
                  <w:rFonts w:asciiTheme="minorHAnsi" w:hAnsiTheme="minorHAnsi" w:cstheme="minorHAnsi"/>
                  <w:szCs w:val="22"/>
                </w:rPr>
                <w:t xml:space="preserve">California </w:t>
              </w:r>
            </w:ins>
            <w:r w:rsidR="00976071" w:rsidRPr="00C22778">
              <w:rPr>
                <w:rFonts w:asciiTheme="minorHAnsi" w:hAnsiTheme="minorHAnsi" w:cstheme="minorHAnsi"/>
                <w:szCs w:val="22"/>
              </w:rPr>
              <w:t>Department of Water Resources or local agency that has been granted authority to assign the number</w:t>
            </w:r>
            <w:ins w:id="15" w:author="Author">
              <w:r w:rsidR="001163BA">
                <w:rPr>
                  <w:rFonts w:asciiTheme="minorHAnsi" w:hAnsiTheme="minorHAnsi" w:cstheme="minorHAnsi"/>
                  <w:szCs w:val="22"/>
                </w:rPr>
                <w:t>.</w:t>
              </w:r>
            </w:ins>
          </w:p>
        </w:tc>
        <w:tc>
          <w:tcPr>
            <w:tcW w:w="3420" w:type="dxa"/>
            <w:hideMark/>
          </w:tcPr>
          <w:p w14:paraId="5DE04535" w14:textId="70FBFDB7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State Well Number</w:t>
            </w:r>
          </w:p>
          <w:p w14:paraId="6AE96AD3" w14:textId="21640BB0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Official State Well Number provided by the </w:t>
            </w:r>
            <w:ins w:id="16" w:author="Author">
              <w:r w:rsidR="006D1C06">
                <w:rPr>
                  <w:rFonts w:asciiTheme="minorHAnsi" w:hAnsiTheme="minorHAnsi" w:cstheme="minorHAnsi"/>
                  <w:spacing w:val="-2"/>
                  <w:szCs w:val="22"/>
                </w:rPr>
                <w:t xml:space="preserve">California 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Department of Water Resources or local agency that has been granted authority to assign the number.</w:t>
            </w:r>
          </w:p>
        </w:tc>
        <w:tc>
          <w:tcPr>
            <w:tcW w:w="2430" w:type="dxa"/>
            <w:hideMark/>
          </w:tcPr>
          <w:p w14:paraId="17B41E7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74014771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701EAB31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2A76CB61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33B262B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Site Code</w:t>
            </w:r>
          </w:p>
        </w:tc>
        <w:tc>
          <w:tcPr>
            <w:tcW w:w="4050" w:type="dxa"/>
            <w:hideMark/>
          </w:tcPr>
          <w:p w14:paraId="75AB6F3A" w14:textId="0E413BE9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</w:t>
            </w:r>
          </w:p>
          <w:p w14:paraId="5D8161C4" w14:textId="4CD6EDA5" w:rsidR="00976071" w:rsidRPr="00C22778" w:rsidRDefault="00CA020E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Unique identifier assigned to each well for relevant program that the program uses to track individual wells within its system.</w:t>
            </w:r>
          </w:p>
        </w:tc>
        <w:tc>
          <w:tcPr>
            <w:tcW w:w="3330" w:type="dxa"/>
            <w:hideMark/>
          </w:tcPr>
          <w:p w14:paraId="3F9AFE64" w14:textId="77A418C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</w:t>
            </w:r>
          </w:p>
          <w:p w14:paraId="479075E4" w14:textId="381E22C3" w:rsidR="00976071" w:rsidRPr="00C22778" w:rsidRDefault="006861EC" w:rsidP="00C2277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Unique site code created for the well by the Monitoring Network Module or CASGEM. </w:t>
            </w:r>
          </w:p>
        </w:tc>
        <w:tc>
          <w:tcPr>
            <w:tcW w:w="3420" w:type="dxa"/>
            <w:hideMark/>
          </w:tcPr>
          <w:p w14:paraId="3704166D" w14:textId="6D589BC2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Code</w:t>
            </w:r>
            <w:del w:id="17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/</w:t>
            </w:r>
            <w:del w:id="18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CASGEM ID</w:t>
            </w:r>
          </w:p>
          <w:p w14:paraId="0C0795EE" w14:textId="181D5A25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Unique identifier assigned and used by the CASGEM system.</w:t>
            </w:r>
          </w:p>
        </w:tc>
        <w:tc>
          <w:tcPr>
            <w:tcW w:w="2430" w:type="dxa"/>
            <w:hideMark/>
          </w:tcPr>
          <w:p w14:paraId="5C25D42A" w14:textId="7B5C444E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Global ID</w:t>
            </w:r>
          </w:p>
          <w:p w14:paraId="1A0F86BB" w14:textId="0CB15BDF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Unique identifier for a regulated facility or site.</w:t>
            </w:r>
          </w:p>
        </w:tc>
        <w:tc>
          <w:tcPr>
            <w:tcW w:w="3240" w:type="dxa"/>
            <w:hideMark/>
          </w:tcPr>
          <w:p w14:paraId="50722390" w14:textId="1DB554A8" w:rsidR="006861EC" w:rsidRPr="00C22778" w:rsidRDefault="006861EC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Number/ID – 1</w:t>
            </w:r>
          </w:p>
          <w:p w14:paraId="60B08168" w14:textId="2D97DD51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5-digit number ID for wells (8</w:t>
            </w:r>
            <w:r w:rsidR="00911391" w:rsidRPr="00C22778">
              <w:rPr>
                <w:rFonts w:asciiTheme="minorHAnsi" w:hAnsiTheme="minorHAnsi" w:cstheme="minorHAnsi"/>
                <w:spacing w:val="-2"/>
                <w:szCs w:val="22"/>
              </w:rPr>
              <w:t>-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digit number ID is for surface water).</w:t>
            </w:r>
          </w:p>
        </w:tc>
        <w:tc>
          <w:tcPr>
            <w:tcW w:w="3515" w:type="dxa"/>
            <w:hideMark/>
          </w:tcPr>
          <w:p w14:paraId="0DCDB322" w14:textId="174C48FC" w:rsidR="00976071" w:rsidRPr="00A00D69" w:rsidDel="00A00D69" w:rsidRDefault="00A00D69" w:rsidP="00976071">
            <w:pPr>
              <w:pStyle w:val="TableBody"/>
              <w:spacing w:before="60" w:after="60"/>
              <w:rPr>
                <w:del w:id="19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ins w:id="20" w:author="Author">
              <w:r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 xml:space="preserve">Attribute: </w:t>
              </w:r>
            </w:ins>
            <w:r w:rsidR="00976071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Well Completion Report Number</w:t>
            </w:r>
            <w:ins w:id="21" w:author="Author">
              <w:r w:rsidRPr="00A00D69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/</w:t>
              </w:r>
            </w:ins>
          </w:p>
          <w:p w14:paraId="5428A9AA" w14:textId="05E54F5B" w:rsidR="00976071" w:rsidRPr="00A00D69" w:rsidDel="00A00D69" w:rsidRDefault="006D1C06" w:rsidP="00976071">
            <w:pPr>
              <w:pStyle w:val="TableBody"/>
              <w:spacing w:before="60" w:after="60"/>
              <w:rPr>
                <w:del w:id="22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ins w:id="23" w:author="Author">
              <w:r w:rsidRPr="00A00D69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 xml:space="preserve">California </w:t>
              </w:r>
            </w:ins>
            <w:r w:rsidR="00976071"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Department of Water Resources Site Code Identification Number</w:t>
            </w:r>
            <w:ins w:id="24" w:author="Author">
              <w:r w:rsidR="00A00D69" w:rsidRPr="00A00D69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/</w:t>
              </w:r>
            </w:ins>
          </w:p>
          <w:p w14:paraId="7DF9A378" w14:textId="77777777" w:rsidR="00976071" w:rsidRDefault="00976071" w:rsidP="00976071">
            <w:pPr>
              <w:pStyle w:val="TableBody"/>
              <w:spacing w:before="60" w:after="60"/>
              <w:rPr>
                <w:ins w:id="25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r w:rsidRPr="00A00D69">
              <w:rPr>
                <w:rFonts w:asciiTheme="minorHAnsi" w:hAnsiTheme="minorHAnsi" w:cstheme="minorHAnsi"/>
                <w:bCs/>
                <w:spacing w:val="-2"/>
                <w:szCs w:val="22"/>
              </w:rPr>
              <w:t>Water Rights ID</w:t>
            </w:r>
          </w:p>
          <w:p w14:paraId="6E616BF0" w14:textId="5A87583E" w:rsidR="00A00D69" w:rsidRPr="00C22778" w:rsidRDefault="00A00D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26" w:author="Author">
              <w:r w:rsidRPr="00CA36D7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Definition</w:t>
              </w:r>
              <w:r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 xml:space="preserve">: Not </w:t>
              </w:r>
              <w:r w:rsidR="00CA36D7"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 xml:space="preserve">explicitly </w:t>
              </w:r>
              <w:r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defined.</w:t>
              </w:r>
            </w:ins>
          </w:p>
        </w:tc>
      </w:tr>
      <w:tr w:rsidR="00976071" w:rsidRPr="00C22778" w14:paraId="34F5AA6D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2A64FF03" w14:textId="77777777" w:rsidR="00976071" w:rsidRPr="00C22778" w:rsidDel="008746F6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Permit Number</w:t>
            </w:r>
            <w:r w:rsidRPr="00C22778">
              <w:rPr>
                <w:rStyle w:val="eop"/>
                <w:rFonts w:asciiTheme="minorHAnsi" w:hAnsiTheme="minorHAnsi" w:cstheme="minorHAns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82E7B14" w14:textId="507D6F4C" w:rsidR="00CA020E" w:rsidRPr="00C22778" w:rsidRDefault="00E307EC" w:rsidP="00CA020E">
            <w:pPr>
              <w:pStyle w:val="TableBody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Permit Number</w:t>
            </w:r>
          </w:p>
          <w:p w14:paraId="7F97E775" w14:textId="5A348A93" w:rsidR="00976071" w:rsidRPr="00C22778" w:rsidDel="007D6B43" w:rsidRDefault="00CA020E" w:rsidP="00C22778">
            <w:pPr>
              <w:pStyle w:val="TableBody"/>
              <w:rPr>
                <w:rFonts w:asciiTheme="minorHAnsi" w:hAnsiTheme="minorHAnsi" w:cstheme="minorHAnsi"/>
                <w:b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County permit </w:t>
            </w:r>
            <w:proofErr w:type="gramStart"/>
            <w:r w:rsidR="00976071" w:rsidRPr="00C22778">
              <w:rPr>
                <w:rFonts w:asciiTheme="minorHAnsi" w:hAnsiTheme="minorHAnsi" w:cstheme="minorHAnsi"/>
                <w:szCs w:val="22"/>
              </w:rPr>
              <w:t>number</w:t>
            </w:r>
            <w:proofErr w:type="gramEnd"/>
            <w:r w:rsidR="00976071" w:rsidRPr="00C22778">
              <w:rPr>
                <w:rFonts w:asciiTheme="minorHAnsi" w:hAnsiTheme="minorHAnsi" w:cstheme="minorHAnsi"/>
                <w:szCs w:val="22"/>
              </w:rPr>
              <w:t xml:space="preserve"> associated with well.</w:t>
            </w:r>
            <w:r w:rsidR="00976071" w:rsidRPr="00C22778">
              <w:rPr>
                <w:rStyle w:val="eop"/>
                <w:rFonts w:asciiTheme="minorHAnsi" w:hAnsiTheme="minorHAnsi" w:cstheme="minorHAns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01977DC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2BBFE72C" w14:textId="77777777" w:rsidR="00976071" w:rsidRPr="00C22778" w:rsidDel="007D6B43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7C14543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32EF56B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5685546E" w14:textId="77777777" w:rsidR="00976071" w:rsidRDefault="00CA36D7" w:rsidP="00976071">
            <w:pPr>
              <w:pStyle w:val="TableBody"/>
              <w:spacing w:before="60" w:after="60"/>
              <w:rPr>
                <w:ins w:id="27" w:author="Author"/>
                <w:rFonts w:asciiTheme="minorHAnsi" w:hAnsiTheme="minorHAnsi" w:cstheme="minorHAnsi"/>
                <w:bCs/>
                <w:spacing w:val="-2"/>
                <w:szCs w:val="22"/>
              </w:rPr>
            </w:pPr>
            <w:ins w:id="28" w:author="Author">
              <w:r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 xml:space="preserve">Attribute: </w:t>
              </w:r>
            </w:ins>
            <w:r w:rsidR="00976071" w:rsidRPr="00CA36D7">
              <w:rPr>
                <w:rFonts w:asciiTheme="minorHAnsi" w:hAnsiTheme="minorHAnsi" w:cstheme="minorHAnsi"/>
                <w:bCs/>
                <w:spacing w:val="-2"/>
                <w:szCs w:val="22"/>
              </w:rPr>
              <w:t>Well Permit Number</w:t>
            </w:r>
          </w:p>
          <w:p w14:paraId="22DDE061" w14:textId="22F66725" w:rsidR="00CA36D7" w:rsidRPr="00C22778" w:rsidRDefault="00CA36D7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ins w:id="29" w:author="Author">
              <w:r w:rsidRPr="00CA36D7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Definition</w:t>
              </w:r>
              <w:r>
                <w:rPr>
                  <w:rFonts w:asciiTheme="minorHAnsi" w:hAnsiTheme="minorHAnsi" w:cstheme="minorHAnsi"/>
                  <w:bCs/>
                  <w:spacing w:val="-2"/>
                  <w:szCs w:val="22"/>
                </w:rPr>
                <w:t>: Not explicitly defined.</w:t>
              </w:r>
            </w:ins>
          </w:p>
        </w:tc>
      </w:tr>
      <w:tr w:rsidR="00976071" w:rsidRPr="00C22778" w14:paraId="07C40EE8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4F97F27C" w14:textId="77777777" w:rsidR="00976071" w:rsidRPr="00C22778" w:rsidDel="008746F6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Local Permit Agency</w:t>
            </w:r>
            <w:r w:rsidRPr="00C22778">
              <w:rPr>
                <w:rStyle w:val="eop"/>
                <w:rFonts w:asciiTheme="minorHAnsi" w:hAnsiTheme="minorHAnsi" w:cstheme="minorHAnsi"/>
                <w:b/>
                <w:spacing w:val="-2"/>
                <w:szCs w:val="22"/>
              </w:rPr>
              <w:t> </w:t>
            </w:r>
          </w:p>
        </w:tc>
        <w:tc>
          <w:tcPr>
            <w:tcW w:w="4050" w:type="dxa"/>
          </w:tcPr>
          <w:p w14:paraId="64585BE9" w14:textId="77238E46" w:rsidR="00CA020E" w:rsidRPr="00C22778" w:rsidRDefault="00E307EC" w:rsidP="00CA020E">
            <w:pPr>
              <w:pStyle w:val="TableBody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Local Permit Agency</w:t>
            </w:r>
          </w:p>
          <w:p w14:paraId="133E658D" w14:textId="361232C9" w:rsidR="00976071" w:rsidRPr="00C22778" w:rsidDel="007D6B43" w:rsidRDefault="00CA020E" w:rsidP="00C22778">
            <w:pPr>
              <w:pStyle w:val="TableBody"/>
              <w:rPr>
                <w:rFonts w:asciiTheme="minorHAnsi" w:hAnsiTheme="minorHAnsi" w:cstheme="minorHAnsi"/>
                <w:b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zCs w:val="22"/>
              </w:rPr>
              <w:t>Agency who approved permit associated with well.</w:t>
            </w:r>
            <w:r w:rsidR="00976071" w:rsidRPr="00C22778">
              <w:rPr>
                <w:rStyle w:val="eop"/>
                <w:rFonts w:asciiTheme="minorHAnsi" w:hAnsiTheme="minorHAnsi" w:cstheme="minorHAnsi"/>
                <w:spacing w:val="-2"/>
                <w:szCs w:val="22"/>
              </w:rPr>
              <w:t> </w:t>
            </w:r>
          </w:p>
        </w:tc>
        <w:tc>
          <w:tcPr>
            <w:tcW w:w="3330" w:type="dxa"/>
          </w:tcPr>
          <w:p w14:paraId="5BCA984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</w:tcPr>
          <w:p w14:paraId="0640D5A1" w14:textId="77777777" w:rsidR="00976071" w:rsidRPr="00C22778" w:rsidDel="007D6B43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0050424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220C626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50271E5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97767C1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77C9434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Date/Time</w:t>
            </w:r>
          </w:p>
        </w:tc>
        <w:tc>
          <w:tcPr>
            <w:tcW w:w="4050" w:type="dxa"/>
            <w:hideMark/>
          </w:tcPr>
          <w:p w14:paraId="6428E235" w14:textId="2A160134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</w:t>
            </w:r>
          </w:p>
          <w:p w14:paraId="3BD736AC" w14:textId="733311FF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Date groundwater level measurement was taken.</w:t>
            </w:r>
          </w:p>
          <w:p w14:paraId="514E5207" w14:textId="094660B2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 Format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MM/DD/YYYY</w:t>
            </w:r>
          </w:p>
          <w:p w14:paraId="1E7067CB" w14:textId="2938DF6A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Time</w:t>
            </w:r>
          </w:p>
          <w:p w14:paraId="54E481D3" w14:textId="594A977C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Time groundwater level measurement was taken.</w:t>
            </w:r>
          </w:p>
          <w:p w14:paraId="31FC2390" w14:textId="0EFEE8B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Time Format: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hh:</w:t>
            </w: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mm:ss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24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noBreakHyphen/>
              <w:t xml:space="preserve">hour time </w:t>
            </w:r>
            <w:del w:id="30" w:author="Author">
              <w:r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Pacific Standard Time (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PST</w:t>
            </w:r>
            <w:del w:id="31" w:author="Author">
              <w:r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(default time is 12:00:00).</w:t>
            </w:r>
          </w:p>
        </w:tc>
        <w:tc>
          <w:tcPr>
            <w:tcW w:w="3330" w:type="dxa"/>
            <w:hideMark/>
          </w:tcPr>
          <w:p w14:paraId="630443A2" w14:textId="05DFAFD7" w:rsidR="006861EC" w:rsidRPr="00C22778" w:rsidRDefault="001863F3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</w:t>
            </w:r>
          </w:p>
          <w:p w14:paraId="1F73711C" w14:textId="5C95F479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(MM/DD/YYYY) 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–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Groundwater level</w:t>
            </w:r>
            <w:r w:rsidR="007C7ED4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date.</w:t>
            </w:r>
          </w:p>
          <w:p w14:paraId="0F45CE2D" w14:textId="716985C6" w:rsidR="006861EC" w:rsidRPr="00C22778" w:rsidRDefault="001863F3" w:rsidP="006861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Time (PST 24-hour)</w:t>
            </w:r>
          </w:p>
          <w:p w14:paraId="30ED0D7A" w14:textId="22CBCEF4" w:rsidR="00976071" w:rsidRPr="00C22778" w:rsidRDefault="006861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Time when the groundwater level measurement was taken.</w:t>
            </w:r>
          </w:p>
        </w:tc>
        <w:tc>
          <w:tcPr>
            <w:tcW w:w="3420" w:type="dxa"/>
            <w:hideMark/>
          </w:tcPr>
          <w:p w14:paraId="4FCF54A6" w14:textId="7FCF3E9A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 (</w:t>
            </w:r>
            <w:r w:rsidRPr="00C22778" w:rsidDel="00DC174C">
              <w:rPr>
                <w:rFonts w:asciiTheme="minorHAnsi" w:hAnsiTheme="minorHAnsi" w:cstheme="minorHAnsi"/>
                <w:b/>
                <w:spacing w:val="-2"/>
                <w:szCs w:val="22"/>
              </w:rPr>
              <w:t>MM/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DD/YYYY)</w:t>
            </w:r>
          </w:p>
          <w:p w14:paraId="112AC3B6" w14:textId="708595C3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24-hour Time, PST (hh:mm)</w:t>
            </w:r>
          </w:p>
        </w:tc>
        <w:tc>
          <w:tcPr>
            <w:tcW w:w="2430" w:type="dxa"/>
            <w:hideMark/>
          </w:tcPr>
          <w:p w14:paraId="14C9650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Date on which the elevation was measured.</w:t>
            </w:r>
          </w:p>
          <w:p w14:paraId="30A2CE0C" w14:textId="02C4EA38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D2618C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Date format</w:t>
            </w:r>
            <w:ins w:id="32" w:author="Author">
              <w:r w:rsidR="00D2618C"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MM/DD/YYYY</w:t>
            </w:r>
          </w:p>
        </w:tc>
        <w:tc>
          <w:tcPr>
            <w:tcW w:w="3240" w:type="dxa"/>
            <w:hideMark/>
          </w:tcPr>
          <w:p w14:paraId="687E7A85" w14:textId="637EC26A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Date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– Date of measurement (MM/DD/</w:t>
            </w:r>
            <w:r w:rsidRPr="00C22778" w:rsidDel="00DC174C">
              <w:rPr>
                <w:rFonts w:asciiTheme="minorHAnsi" w:hAnsiTheme="minorHAnsi" w:cstheme="minorHAnsi"/>
                <w:spacing w:val="-2"/>
                <w:szCs w:val="22"/>
              </w:rPr>
              <w:t>YYYY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).</w:t>
            </w:r>
          </w:p>
          <w:p w14:paraId="70C76D49" w14:textId="10F557EB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Time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– 00:00 24-hour format, provide standard time zone code as well as if it is in daylight savings time.</w:t>
            </w:r>
          </w:p>
        </w:tc>
        <w:tc>
          <w:tcPr>
            <w:tcW w:w="3515" w:type="dxa"/>
            <w:hideMark/>
          </w:tcPr>
          <w:p w14:paraId="3546EA71" w14:textId="783DDF62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Static Water Level Date Measured</w:t>
            </w:r>
          </w:p>
          <w:p w14:paraId="06C8208B" w14:textId="1AD8AAAF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The date that the static water level measurement for a groundwater or </w:t>
            </w:r>
            <w:del w:id="33" w:author="Author">
              <w:r w:rsidR="00976071" w:rsidRPr="00C22778" w:rsidDel="004B4D68">
                <w:rPr>
                  <w:rFonts w:asciiTheme="minorHAnsi" w:hAnsiTheme="minorHAnsi" w:cstheme="minorHAnsi"/>
                  <w:spacing w:val="-2"/>
                  <w:szCs w:val="22"/>
                </w:rPr>
                <w:delText>ground water under direct influence (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GWUDI</w:t>
            </w:r>
            <w:del w:id="34" w:author="Author">
              <w:r w:rsidR="00976071" w:rsidRPr="00C22778" w:rsidDel="004B4D68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source was measured.​ Not Available option provided. MM/DD/YYYY.</w:t>
            </w:r>
          </w:p>
          <w:p w14:paraId="790AAEAC" w14:textId="78AFA683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Pumping Water Level Date Measured</w:t>
            </w:r>
          </w:p>
          <w:p w14:paraId="2DB87BF0" w14:textId="29DBE99E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The date that the pumping water level measurement for a groundwater or GWUDI source was measured. MM/DD/YYYY.</w:t>
            </w:r>
          </w:p>
        </w:tc>
      </w:tr>
      <w:tr w:rsidR="00976071" w:rsidRPr="00C22778" w14:paraId="43DA3623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4D4081F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Reading at Reference Point (RRP)</w:t>
            </w:r>
          </w:p>
        </w:tc>
        <w:tc>
          <w:tcPr>
            <w:tcW w:w="4050" w:type="dxa"/>
            <w:hideMark/>
          </w:tcPr>
          <w:p w14:paraId="42A2B31D" w14:textId="0593EFCC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</w:t>
            </w:r>
          </w:p>
          <w:p w14:paraId="0703A297" w14:textId="1763107F" w:rsidR="00976071" w:rsidRPr="00C22778" w:rsidRDefault="00CA020E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the measurement device taken at the reference point of the </w:t>
            </w:r>
            <w:r w:rsidR="00976071" w:rsidRPr="00C22778" w:rsidDel="00694428">
              <w:rPr>
                <w:rFonts w:asciiTheme="minorHAnsi" w:hAnsiTheme="minorHAnsi" w:cstheme="minorHAnsi"/>
                <w:spacing w:val="-2"/>
                <w:szCs w:val="22"/>
              </w:rPr>
              <w:t>well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254838CC" w14:textId="21082126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</w:t>
            </w:r>
          </w:p>
          <w:p w14:paraId="5EB7B20A" w14:textId="4FEC800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  <w:del w:id="35" w:author="Author">
              <w:r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>.</w:delText>
              </w:r>
            </w:del>
          </w:p>
        </w:tc>
        <w:tc>
          <w:tcPr>
            <w:tcW w:w="3330" w:type="dxa"/>
            <w:hideMark/>
          </w:tcPr>
          <w:p w14:paraId="2C8CD35D" w14:textId="4E7C9221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 (feet)</w:t>
            </w:r>
          </w:p>
          <w:p w14:paraId="483611DC" w14:textId="1143C782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measurement device taken at the reference point of the well. </w:t>
            </w:r>
          </w:p>
        </w:tc>
        <w:tc>
          <w:tcPr>
            <w:tcW w:w="3420" w:type="dxa"/>
            <w:hideMark/>
          </w:tcPr>
          <w:p w14:paraId="75089246" w14:textId="1BFEEC75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RRP</w:t>
            </w:r>
          </w:p>
          <w:p w14:paraId="5D57F1CC" w14:textId="6DFA7FA7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Reading of the measurement device taken at the reference point of the well. Enter a numerical value in feet. </w:t>
            </w:r>
          </w:p>
        </w:tc>
        <w:tc>
          <w:tcPr>
            <w:tcW w:w="2430" w:type="dxa"/>
            <w:hideMark/>
          </w:tcPr>
          <w:p w14:paraId="19241157" w14:textId="1DC210A2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075C5B" w:rsidRPr="00C22778">
              <w:rPr>
                <w:rFonts w:asciiTheme="minorHAnsi" w:hAnsiTheme="minorHAnsi" w:cstheme="minorHAnsi"/>
                <w:spacing w:val="-2"/>
                <w:szCs w:val="22"/>
              </w:rPr>
              <w:t>DTW</w:t>
            </w:r>
          </w:p>
          <w:p w14:paraId="11E406E3" w14:textId="17B9F1CD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Measured depth from top of well casing to groundwater surface reported to hundredth of a foot.</w:t>
            </w:r>
          </w:p>
        </w:tc>
        <w:tc>
          <w:tcPr>
            <w:tcW w:w="3240" w:type="dxa"/>
            <w:hideMark/>
          </w:tcPr>
          <w:p w14:paraId="2A43BD3F" w14:textId="3904DF4F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73E8FBE4" w14:textId="6018515F" w:rsidR="00976071" w:rsidRPr="00C22778" w:rsidRDefault="001863F3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Enter the water level, in feet from measuring point at the site. Water levels below measuring point are unsigned, water levels above monitoring point are preceded by a minus sign (-), if water level type is M (measuring point). Precision can be carried to two decimal places.</w:t>
            </w:r>
          </w:p>
        </w:tc>
        <w:tc>
          <w:tcPr>
            <w:tcW w:w="3515" w:type="dxa"/>
            <w:hideMark/>
          </w:tcPr>
          <w:p w14:paraId="4C145A54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3E216A8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55BAC9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Reading at Water Surface (RWS)</w:t>
            </w:r>
          </w:p>
        </w:tc>
        <w:tc>
          <w:tcPr>
            <w:tcW w:w="4050" w:type="dxa"/>
            <w:hideMark/>
          </w:tcPr>
          <w:p w14:paraId="1655533E" w14:textId="0AF7A5FB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</w:t>
            </w:r>
          </w:p>
          <w:p w14:paraId="76E71B84" w14:textId="53B02021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of the watermark on a steel tape, equivalent, or electronic sounder after making the groundwater sounding, which is typically 0.00 for an electronic sounder.</w:t>
            </w:r>
          </w:p>
          <w:p w14:paraId="48F8E875" w14:textId="26CD7DA9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</w:t>
            </w:r>
          </w:p>
          <w:p w14:paraId="0FFAB4E9" w14:textId="345A96E9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72539FB5" w14:textId="59A73E36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 (feet)</w:t>
            </w:r>
          </w:p>
          <w:p w14:paraId="1FFB1168" w14:textId="291E67D7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The reading of the measurement device taken at the </w:t>
            </w:r>
            <w:del w:id="36" w:author="Author">
              <w:r w:rsidR="00976071" w:rsidRPr="00C22778" w:rsidDel="006A76EF">
                <w:rPr>
                  <w:rFonts w:asciiTheme="minorHAnsi" w:hAnsiTheme="minorHAnsi" w:cstheme="minorHAnsi"/>
                  <w:spacing w:val="-2"/>
                  <w:szCs w:val="22"/>
                </w:rPr>
                <w:delText>water surface (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WS</w:t>
            </w:r>
            <w:del w:id="37" w:author="Author">
              <w:r w:rsidR="00976071" w:rsidRPr="00C22778" w:rsidDel="006A76EF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of the well. Enter a numerical value in feet to the tenth decimal. </w:t>
            </w:r>
          </w:p>
        </w:tc>
        <w:tc>
          <w:tcPr>
            <w:tcW w:w="3420" w:type="dxa"/>
            <w:hideMark/>
          </w:tcPr>
          <w:p w14:paraId="4C536B7E" w14:textId="000A8805" w:rsidR="001863F3" w:rsidRPr="00C22778" w:rsidRDefault="001863F3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RWS</w:t>
            </w:r>
          </w:p>
          <w:p w14:paraId="7DD7968C" w14:textId="7A9468D6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The reading of the measurement device taken at the WS of the well. Enter a numerical value in feet.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Value must be between -300 and 14,505. </w:t>
            </w:r>
          </w:p>
        </w:tc>
        <w:tc>
          <w:tcPr>
            <w:tcW w:w="2430" w:type="dxa"/>
            <w:hideMark/>
          </w:tcPr>
          <w:p w14:paraId="52B77BE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41967A5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DAA022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623F6D9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2FFDCF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Reading at Vertical Datum</w:t>
            </w:r>
          </w:p>
        </w:tc>
        <w:tc>
          <w:tcPr>
            <w:tcW w:w="4050" w:type="dxa"/>
            <w:hideMark/>
          </w:tcPr>
          <w:p w14:paraId="42644165" w14:textId="2F10D899" w:rsidR="00CA020E" w:rsidRPr="00C22778" w:rsidRDefault="00E307EC" w:rsidP="00CA020E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Reading at Vertical Datum</w:t>
            </w:r>
          </w:p>
          <w:p w14:paraId="04E5A396" w14:textId="1041DA2A" w:rsidR="00976071" w:rsidRPr="00C22778" w:rsidRDefault="00CA020E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Groundwater level</w:t>
            </w:r>
            <w:r w:rsidR="00976071" w:rsidRPr="00C22778" w:rsidDel="0069442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reading as depth to water from the measurement point below the vertical datum. Negative value is considered above the vertical datum.</w:t>
            </w:r>
          </w:p>
          <w:p w14:paraId="78C176F3" w14:textId="495B36F4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Feet</w:t>
            </w:r>
          </w:p>
          <w:p w14:paraId="7C433180" w14:textId="4B58033C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Reporting Accuracy: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Two decimal points</w:t>
            </w:r>
            <w:del w:id="38" w:author="Author">
              <w:r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>.</w:delText>
              </w:r>
            </w:del>
          </w:p>
        </w:tc>
        <w:tc>
          <w:tcPr>
            <w:tcW w:w="3330" w:type="dxa"/>
            <w:hideMark/>
          </w:tcPr>
          <w:p w14:paraId="38CEE4D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420" w:type="dxa"/>
            <w:hideMark/>
          </w:tcPr>
          <w:p w14:paraId="742E41A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  <w:hideMark/>
          </w:tcPr>
          <w:p w14:paraId="2D99A84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7982E8A" w14:textId="34522293" w:rsidR="001863F3" w:rsidRPr="00C22778" w:rsidRDefault="00BD16F1" w:rsidP="001863F3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7ADA0C33" w14:textId="70088FCE" w:rsidR="00976071" w:rsidRPr="00C22778" w:rsidRDefault="001863F3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water level, in feet from measuring point at the site. Water levels below vertical datum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are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unsigned, water levels above vertical datum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are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preceded by a minus sign (-), if water level type is S (vertical datum). Precision can be carried to two decimal places.</w:t>
            </w:r>
          </w:p>
        </w:tc>
        <w:tc>
          <w:tcPr>
            <w:tcW w:w="3515" w:type="dxa"/>
            <w:hideMark/>
          </w:tcPr>
          <w:p w14:paraId="1A13014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75EBE9EB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CC1D3AD" w14:textId="258DCB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del w:id="39" w:author="Author">
              <w:r w:rsidRPr="00C22778" w:rsidDel="00F340F7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delText>Water Surface</w:delText>
              </w:r>
            </w:del>
            <w:ins w:id="40" w:author="Author">
              <w:r w:rsidR="00F340F7" w:rsidRPr="00C22778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Groundwater</w:t>
              </w:r>
            </w:ins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Elevation (</w:t>
            </w:r>
            <w:del w:id="41" w:author="Author">
              <w:r w:rsidRPr="00C22778" w:rsidDel="00F340F7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delText>WSE</w:delText>
              </w:r>
            </w:del>
            <w:ins w:id="42" w:author="Author">
              <w:r w:rsidR="00F340F7" w:rsidRPr="00C22778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G</w:t>
              </w:r>
              <w:r w:rsidR="00CA11DA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W</w:t>
              </w:r>
              <w:del w:id="43" w:author="Author">
                <w:r w:rsidR="00F340F7" w:rsidRPr="00C22778" w:rsidDel="00CA11DA">
                  <w:rPr>
                    <w:rFonts w:asciiTheme="minorHAnsi" w:hAnsiTheme="minorHAnsi" w:cstheme="minorHAnsi"/>
                    <w:b/>
                    <w:spacing w:val="-2"/>
                    <w:szCs w:val="22"/>
                  </w:rPr>
                  <w:delText>S</w:delText>
                </w:r>
              </w:del>
              <w:r w:rsidR="00F340F7" w:rsidRPr="00C22778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>E</w:t>
              </w:r>
            </w:ins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) (Calculated)</w:t>
            </w:r>
          </w:p>
        </w:tc>
        <w:tc>
          <w:tcPr>
            <w:tcW w:w="4050" w:type="dxa"/>
            <w:hideMark/>
          </w:tcPr>
          <w:p w14:paraId="1823B0E7" w14:textId="55328B93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del w:id="44" w:author="Author">
              <w:r w:rsidR="00976071" w:rsidRPr="00C22778" w:rsidDel="00F340F7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WSE </w:delText>
              </w:r>
            </w:del>
            <w:ins w:id="45" w:author="Author">
              <w:r w:rsidR="00F340F7" w:rsidRPr="00C22778">
                <w:rPr>
                  <w:rFonts w:asciiTheme="minorHAnsi" w:hAnsiTheme="minorHAnsi" w:cstheme="minorHAnsi"/>
                  <w:spacing w:val="-2"/>
                  <w:szCs w:val="22"/>
                </w:rPr>
                <w:t xml:space="preserve">GWE </w:t>
              </w:r>
            </w:ins>
          </w:p>
          <w:p w14:paraId="02E25C75" w14:textId="4E054355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Calculated </w:t>
            </w:r>
            <w:del w:id="46" w:author="Author">
              <w:r w:rsidR="00976071" w:rsidRPr="00C22778" w:rsidDel="00F340F7">
                <w:rPr>
                  <w:rFonts w:asciiTheme="minorHAnsi" w:hAnsiTheme="minorHAnsi" w:cstheme="minorHAnsi"/>
                  <w:spacing w:val="-2"/>
                  <w:szCs w:val="22"/>
                </w:rPr>
                <w:delText>WSE</w:delText>
              </w:r>
            </w:del>
            <w:ins w:id="47" w:author="Author">
              <w:r w:rsidR="00F340F7" w:rsidRPr="00C22778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4101A85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</w:p>
          <w:p w14:paraId="5F05ECB5" w14:textId="70DBF18E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48" w:author="Author">
              <w:r w:rsidRPr="00C22778" w:rsidDel="00F340F7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WSE </w:delText>
              </w:r>
            </w:del>
            <w:ins w:id="49" w:author="Author">
              <w:r w:rsidR="00F340F7" w:rsidRPr="00C22778">
                <w:rPr>
                  <w:rFonts w:asciiTheme="minorHAnsi" w:hAnsiTheme="minorHAnsi" w:cstheme="minorHAnsi"/>
                  <w:spacing w:val="-2"/>
                  <w:szCs w:val="22"/>
                </w:rPr>
                <w:t xml:space="preserve">GWE </w:t>
              </w:r>
            </w:ins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= RPE - (RRP or RWS)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br/>
              <w:t>RPE = reference point elevation</w:t>
            </w:r>
            <w:ins w:id="50" w:author="Author">
              <w:r w:rsidR="006A76EF">
                <w:rPr>
                  <w:rFonts w:asciiTheme="minorHAnsi" w:hAnsiTheme="minorHAnsi" w:cstheme="minorHAnsi"/>
                  <w:spacing w:val="-2"/>
                  <w:szCs w:val="22"/>
                </w:rPr>
                <w:t>,</w:t>
              </w:r>
            </w:ins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which is reported as part of the well characteristic attributes.</w:t>
            </w:r>
          </w:p>
          <w:p w14:paraId="77A47935" w14:textId="1D54E793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Feet above North American Vertical Datum of 1988 (NAVD</w:t>
            </w:r>
            <w:del w:id="51" w:author="Author">
              <w:r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88)</w:t>
            </w:r>
            <w:del w:id="52" w:author="Author">
              <w:r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.</w:delText>
              </w:r>
            </w:del>
          </w:p>
        </w:tc>
        <w:tc>
          <w:tcPr>
            <w:tcW w:w="3330" w:type="dxa"/>
            <w:hideMark/>
          </w:tcPr>
          <w:p w14:paraId="123EC899" w14:textId="17D8FA2C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del w:id="53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54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</w:p>
          <w:p w14:paraId="77A792EA" w14:textId="54735FD8" w:rsidR="00976071" w:rsidRPr="00C22778" w:rsidRDefault="00BD16F1" w:rsidP="00AE36A8">
            <w:pPr>
              <w:pStyle w:val="TableBody"/>
              <w:spacing w:before="60" w:after="60"/>
              <w:rPr>
                <w:rFonts w:asciiTheme="minorHAnsi" w:hAnsiTheme="minorHAnsi" w:cstheme="minorHAnsi"/>
                <w:color w:val="auto"/>
                <w:spacing w:val="-2"/>
                <w:kern w:val="2"/>
                <w:szCs w:val="22"/>
                <w14:ligatures w14:val="standardContextual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del w:id="55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56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above mean sea level, using NAVD</w:t>
            </w:r>
            <w:del w:id="57" w:author="Author">
              <w:r w:rsidR="00976071"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88.</w:t>
            </w:r>
          </w:p>
        </w:tc>
        <w:tc>
          <w:tcPr>
            <w:tcW w:w="3420" w:type="dxa"/>
            <w:hideMark/>
          </w:tcPr>
          <w:p w14:paraId="570A300B" w14:textId="63A382BE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WSE</w:t>
            </w:r>
          </w:p>
          <w:p w14:paraId="72BC20E7" w14:textId="3B4FFB5B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A calculated field with no input required. </w:t>
            </w:r>
          </w:p>
        </w:tc>
        <w:tc>
          <w:tcPr>
            <w:tcW w:w="2430" w:type="dxa"/>
            <w:hideMark/>
          </w:tcPr>
          <w:p w14:paraId="36472E8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3D117E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678F0CD3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84E293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7679D275" w14:textId="7FD0B11A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Ground Surface (GS</w:t>
            </w:r>
            <w:r w:rsidR="003479E4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)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to </w:t>
            </w:r>
            <w:r w:rsidRPr="00C22778" w:rsidDel="00DB2F98">
              <w:rPr>
                <w:rFonts w:asciiTheme="minorHAnsi" w:hAnsiTheme="minorHAnsi" w:cstheme="minorHAnsi"/>
                <w:b/>
                <w:spacing w:val="-2"/>
                <w:szCs w:val="22"/>
              </w:rPr>
              <w:t>WS</w:t>
            </w: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(Reported or Calculated)</w:t>
            </w:r>
          </w:p>
        </w:tc>
        <w:tc>
          <w:tcPr>
            <w:tcW w:w="4050" w:type="dxa"/>
            <w:hideMark/>
          </w:tcPr>
          <w:p w14:paraId="305ED701" w14:textId="12DBA9B7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 to WS</w:t>
            </w:r>
          </w:p>
          <w:p w14:paraId="3A8BB689" w14:textId="7CC189A0" w:rsidR="00976071" w:rsidRPr="00C22778" w:rsidRDefault="00E307EC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water </w:t>
            </w:r>
            <w:del w:id="58" w:author="Author">
              <w:r w:rsidR="00976071"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>below ground surface (</w:delText>
              </w:r>
            </w:del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  <w:del w:id="59" w:author="Author">
              <w:r w:rsidR="00976071"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  <w:p w14:paraId="73402AAE" w14:textId="78ABA801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br/>
              <w:t>GS to WS = GSE – WSE</w:t>
            </w:r>
          </w:p>
          <w:p w14:paraId="1CE66C21" w14:textId="6D4E3B1D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: Feet </w:t>
            </w:r>
            <w:proofErr w:type="spell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</w:p>
          <w:p w14:paraId="4ECEF6F8" w14:textId="6D3EB334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Accuracy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Tenth of a foot</w:t>
            </w:r>
          </w:p>
        </w:tc>
        <w:tc>
          <w:tcPr>
            <w:tcW w:w="3330" w:type="dxa"/>
            <w:hideMark/>
          </w:tcPr>
          <w:p w14:paraId="101C5DD6" w14:textId="3311B711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ins w:id="60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del w:id="61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Elevation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to </w:t>
            </w:r>
            <w:del w:id="62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63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</w:p>
          <w:p w14:paraId="74E55EC8" w14:textId="05C80030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</w:t>
            </w:r>
            <w:del w:id="64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65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.</w:t>
            </w:r>
          </w:p>
        </w:tc>
        <w:tc>
          <w:tcPr>
            <w:tcW w:w="3420" w:type="dxa"/>
            <w:hideMark/>
          </w:tcPr>
          <w:p w14:paraId="76691F44" w14:textId="7CFD8F4C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GS to WS</w:t>
            </w:r>
          </w:p>
          <w:p w14:paraId="1E7224EE" w14:textId="4AB8BBAF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Distance measured from </w:t>
            </w:r>
            <w:r w:rsidR="00976071" w:rsidRPr="00C22778" w:rsidDel="00DB2F98">
              <w:rPr>
                <w:rFonts w:asciiTheme="minorHAnsi" w:hAnsiTheme="minorHAnsi" w:cstheme="minorHAnsi"/>
                <w:spacing w:val="-2"/>
                <w:szCs w:val="22"/>
              </w:rPr>
              <w:t>GS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WS, or DTW. A calculated field, no is </w:t>
            </w:r>
            <w:proofErr w:type="gram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input required</w:t>
            </w:r>
            <w:proofErr w:type="gram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. </w:t>
            </w:r>
          </w:p>
        </w:tc>
        <w:tc>
          <w:tcPr>
            <w:tcW w:w="2430" w:type="dxa"/>
            <w:hideMark/>
          </w:tcPr>
          <w:p w14:paraId="1BFF851F" w14:textId="77777777" w:rsidR="00976071" w:rsidRPr="00C22778" w:rsidRDefault="0097607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C535584" w14:textId="266F41FC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</w:t>
            </w:r>
          </w:p>
          <w:p w14:paraId="34A2B4C1" w14:textId="219F8984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water level, in feet from </w:t>
            </w:r>
            <w:del w:id="66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land surface datum (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LSD</w:t>
            </w:r>
            <w:del w:id="67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)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at the site. Water levels below LSD are unsigned, water levels above LSD are preceded by a minus sign (-), if water level type is L (land surface). Precision can be carried to two decimal places. </w:t>
            </w:r>
          </w:p>
        </w:tc>
        <w:tc>
          <w:tcPr>
            <w:tcW w:w="3515" w:type="dxa"/>
            <w:hideMark/>
          </w:tcPr>
          <w:p w14:paraId="27FA14F7" w14:textId="15431F44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Static Water Level</w:t>
            </w:r>
          </w:p>
          <w:p w14:paraId="24371434" w14:textId="4B132874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Feet 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. Used for groundwater and GWUDI sources only, this identifies the number of feet from </w:t>
            </w:r>
            <w:del w:id="68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the ground surface</w:delText>
              </w:r>
            </w:del>
            <w:ins w:id="69" w:author="Author">
              <w:r w:rsidR="00BA3D55">
                <w:rPr>
                  <w:rFonts w:asciiTheme="minorHAnsi" w:hAnsiTheme="minorHAnsi" w:cstheme="minorHAnsi"/>
                  <w:spacing w:val="-2"/>
                  <w:szCs w:val="22"/>
                </w:rPr>
                <w:t>GS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the water table. This measurement is not applicable for horizontal wells.​</w:t>
            </w:r>
          </w:p>
          <w:p w14:paraId="09ECA5A7" w14:textId="3903BF2F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Pumping Water Level</w:t>
            </w:r>
          </w:p>
          <w:p w14:paraId="60FD1652" w14:textId="261926CB" w:rsidR="00976071" w:rsidRPr="00C22778" w:rsidRDefault="00BD16F1" w:rsidP="0060192D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Feet 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. Identifies the water level of a groundwater or GWUDI source while that source is actively producing water in a measurement of feet from </w:t>
            </w:r>
            <w:del w:id="70" w:author="Author">
              <w:r w:rsidR="00976071" w:rsidRPr="00C22778" w:rsidDel="00BA3D55">
                <w:rPr>
                  <w:rFonts w:asciiTheme="minorHAnsi" w:hAnsiTheme="minorHAnsi" w:cstheme="minorHAnsi"/>
                  <w:spacing w:val="-2"/>
                  <w:szCs w:val="22"/>
                </w:rPr>
                <w:delText>the ground surface</w:delText>
              </w:r>
            </w:del>
            <w:ins w:id="71" w:author="Author">
              <w:r w:rsidR="00BA3D55">
                <w:rPr>
                  <w:rFonts w:asciiTheme="minorHAnsi" w:hAnsiTheme="minorHAnsi" w:cstheme="minorHAnsi"/>
                  <w:spacing w:val="-2"/>
                  <w:szCs w:val="22"/>
                </w:rPr>
                <w:t>GS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the water table during pumping. </w:t>
            </w:r>
          </w:p>
        </w:tc>
      </w:tr>
      <w:tr w:rsidR="00976071" w:rsidRPr="00C22778" w14:paraId="32591410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98F421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Reading Point (RP) to Water Level (Calculated)</w:t>
            </w:r>
          </w:p>
        </w:tc>
        <w:tc>
          <w:tcPr>
            <w:tcW w:w="4050" w:type="dxa"/>
            <w:hideMark/>
          </w:tcPr>
          <w:p w14:paraId="727BA257" w14:textId="5FCA4E2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RP to Water Level</w:t>
            </w:r>
          </w:p>
          <w:p w14:paraId="7AC85039" w14:textId="5044B63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water below </w:t>
            </w:r>
            <w:del w:id="72" w:author="Author">
              <w:r w:rsidR="00976071" w:rsidRPr="00C22778" w:rsidDel="004B4D68">
                <w:rPr>
                  <w:rFonts w:asciiTheme="minorHAnsi" w:hAnsiTheme="minorHAnsi" w:cstheme="minorHAnsi"/>
                  <w:spacing w:val="-2"/>
                  <w:szCs w:val="22"/>
                </w:rPr>
                <w:delText>reading point</w:delText>
              </w:r>
            </w:del>
            <w:ins w:id="73" w:author="Author">
              <w:r w:rsidR="004B4D68">
                <w:rPr>
                  <w:rFonts w:asciiTheme="minorHAnsi" w:hAnsiTheme="minorHAnsi" w:cstheme="minorHAnsi"/>
                  <w:spacing w:val="-2"/>
                  <w:szCs w:val="22"/>
                </w:rPr>
                <w:t>RP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(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).</w:t>
            </w:r>
          </w:p>
          <w:p w14:paraId="71BA8268" w14:textId="18C367E3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Calculated as: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RP to water level = RP – water level</w:t>
            </w:r>
          </w:p>
          <w:p w14:paraId="2A9BF0A5" w14:textId="78EF7C0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Units: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Feet </w:t>
            </w:r>
            <w:proofErr w:type="spell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bgs</w:t>
            </w:r>
            <w:proofErr w:type="spellEnd"/>
          </w:p>
          <w:p w14:paraId="2E73D627" w14:textId="4BCE2710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Reporting Accuracy: 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Tenth of a foot</w:t>
            </w:r>
            <w:del w:id="74" w:author="Author">
              <w:r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>.</w:delText>
              </w:r>
            </w:del>
          </w:p>
        </w:tc>
        <w:tc>
          <w:tcPr>
            <w:tcW w:w="3330" w:type="dxa"/>
            <w:hideMark/>
          </w:tcPr>
          <w:p w14:paraId="48561A05" w14:textId="1C01D8E3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del w:id="75" w:author="Author">
              <w:r w:rsidR="00976071" w:rsidRPr="00C22778" w:rsidDel="006A76EF">
                <w:rPr>
                  <w:rFonts w:asciiTheme="minorHAnsi" w:hAnsiTheme="minorHAnsi" w:cstheme="minorHAnsi"/>
                  <w:spacing w:val="-2"/>
                  <w:szCs w:val="22"/>
                </w:rPr>
                <w:delText>Reference Point Elevation</w:delText>
              </w:r>
            </w:del>
            <w:ins w:id="76" w:author="Author">
              <w:r w:rsidR="006A76EF">
                <w:rPr>
                  <w:rFonts w:asciiTheme="minorHAnsi" w:hAnsiTheme="minorHAnsi" w:cstheme="minorHAnsi"/>
                  <w:spacing w:val="-2"/>
                  <w:szCs w:val="22"/>
                </w:rPr>
                <w:t>RPE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to </w:t>
            </w:r>
            <w:del w:id="77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78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</w:p>
          <w:p w14:paraId="2CEB5483" w14:textId="61008101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Depth to </w:t>
            </w:r>
            <w:del w:id="79" w:author="Author">
              <w:r w:rsidR="00976071" w:rsidRPr="00C22778" w:rsidDel="00CA11DA">
                <w:rPr>
                  <w:rFonts w:asciiTheme="minorHAnsi" w:hAnsiTheme="minorHAnsi" w:cstheme="minorHAnsi"/>
                  <w:spacing w:val="-2"/>
                  <w:szCs w:val="22"/>
                </w:rPr>
                <w:delText>groundwater elevation</w:delText>
              </w:r>
            </w:del>
            <w:ins w:id="80" w:author="Author">
              <w:r w:rsidR="00CA11DA">
                <w:rPr>
                  <w:rFonts w:asciiTheme="minorHAnsi" w:hAnsiTheme="minorHAnsi" w:cstheme="minorHAnsi"/>
                  <w:spacing w:val="-2"/>
                  <w:szCs w:val="22"/>
                </w:rPr>
                <w:t>GWE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in feet below reference point. </w:t>
            </w:r>
          </w:p>
        </w:tc>
        <w:tc>
          <w:tcPr>
            <w:tcW w:w="3420" w:type="dxa"/>
            <w:hideMark/>
          </w:tcPr>
          <w:p w14:paraId="11909136" w14:textId="5D291A86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RP to WS</w:t>
            </w:r>
          </w:p>
          <w:p w14:paraId="5B15DDDC" w14:textId="721F8128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Calculated value, no input required. Reading at RP - Reading at WS. </w:t>
            </w:r>
          </w:p>
        </w:tc>
        <w:tc>
          <w:tcPr>
            <w:tcW w:w="2430" w:type="dxa"/>
            <w:hideMark/>
          </w:tcPr>
          <w:p w14:paraId="70ED2A91" w14:textId="7E0A1ABF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Refer to RRP.</w:t>
            </w:r>
          </w:p>
        </w:tc>
        <w:tc>
          <w:tcPr>
            <w:tcW w:w="3240" w:type="dxa"/>
            <w:hideMark/>
          </w:tcPr>
          <w:p w14:paraId="5587013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3746CDFC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BC44432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1E6389A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Water Level Datum</w:t>
            </w:r>
          </w:p>
        </w:tc>
        <w:tc>
          <w:tcPr>
            <w:tcW w:w="4050" w:type="dxa"/>
            <w:hideMark/>
          </w:tcPr>
          <w:p w14:paraId="197850E1" w14:textId="0CEB740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6CAAB9FA" w14:textId="472A32A6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Vertical datum of WSE.</w:t>
            </w:r>
          </w:p>
          <w:p w14:paraId="6BA464FE" w14:textId="38E5D6A8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Format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: NAVD</w:t>
            </w:r>
            <w:del w:id="81" w:author="Author">
              <w:r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88 (recommended)</w:t>
            </w:r>
          </w:p>
        </w:tc>
        <w:tc>
          <w:tcPr>
            <w:tcW w:w="3330" w:type="dxa"/>
            <w:hideMark/>
          </w:tcPr>
          <w:p w14:paraId="75A1A29C" w14:textId="3FCDFE5D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1CC34D40" w14:textId="01BE33D4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a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ter level datum as NAVD</w:t>
            </w:r>
            <w:del w:id="82" w:author="Author">
              <w:r w:rsidR="00976071"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88.</w:t>
            </w:r>
          </w:p>
        </w:tc>
        <w:tc>
          <w:tcPr>
            <w:tcW w:w="3420" w:type="dxa"/>
            <w:hideMark/>
          </w:tcPr>
          <w:p w14:paraId="3F8634B1" w14:textId="5CA411DF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0B775629" w14:textId="7C465B22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 as NAVD</w:t>
            </w:r>
            <w:del w:id="83" w:author="Author">
              <w:r w:rsidR="00976071" w:rsidRPr="00C22778" w:rsidDel="00C22778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88.</w:t>
            </w:r>
          </w:p>
        </w:tc>
        <w:tc>
          <w:tcPr>
            <w:tcW w:w="2430" w:type="dxa"/>
            <w:hideMark/>
          </w:tcPr>
          <w:p w14:paraId="7C31286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10A92E4F" w14:textId="1D4E7AEB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Datum</w:t>
            </w:r>
          </w:p>
          <w:p w14:paraId="04E8CD05" w14:textId="4BB9B562" w:rsidR="00976071" w:rsidRPr="00C22778" w:rsidRDefault="00BD16F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[depth to] water level datum, mandatory if water level type is S (vertical datum) or other.</w:t>
            </w:r>
          </w:p>
        </w:tc>
        <w:tc>
          <w:tcPr>
            <w:tcW w:w="3515" w:type="dxa"/>
            <w:hideMark/>
          </w:tcPr>
          <w:p w14:paraId="720DF03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7956B948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5378F53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No Measurement Code</w:t>
            </w:r>
          </w:p>
        </w:tc>
        <w:tc>
          <w:tcPr>
            <w:tcW w:w="4050" w:type="dxa"/>
            <w:hideMark/>
          </w:tcPr>
          <w:p w14:paraId="2FC7434A" w14:textId="66CE5A37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Attribute:</w:t>
            </w: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Code</w:t>
            </w:r>
          </w:p>
          <w:p w14:paraId="276E0E70" w14:textId="0A6D49D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providing explanation for no groundwater level measurement being taken.</w:t>
            </w:r>
          </w:p>
          <w:p w14:paraId="62647B59" w14:textId="5DC9F2A2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001D2190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4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0 – Measurement discontinued, </w:t>
            </w:r>
          </w:p>
          <w:p w14:paraId="2E0D78BD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1 – Pumping, </w:t>
            </w:r>
          </w:p>
          <w:p w14:paraId="4EA4D0BE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6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2 – Pump house locked, </w:t>
            </w:r>
          </w:p>
          <w:p w14:paraId="71D92B21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3 – Tape hung up, </w:t>
            </w:r>
          </w:p>
          <w:p w14:paraId="6F5A99A4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8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4 – Can’t get tape in casing, </w:t>
            </w:r>
          </w:p>
          <w:p w14:paraId="40F95116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8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5 – Unable to locate well, </w:t>
            </w:r>
          </w:p>
          <w:p w14:paraId="55DAB3B1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9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6 – Well has been destroyed, </w:t>
            </w:r>
          </w:p>
          <w:p w14:paraId="58E90FCB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9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7 – Special/Other, </w:t>
            </w:r>
          </w:p>
          <w:p w14:paraId="5175E786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92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8 – Casing leaking or wet, </w:t>
            </w:r>
          </w:p>
          <w:p w14:paraId="2A7B1478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9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9 – Temporarily inaccessible, </w:t>
            </w:r>
          </w:p>
          <w:p w14:paraId="40F8377C" w14:textId="77777777" w:rsidR="00000919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ins w:id="94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 - Dry well, </w:t>
            </w:r>
          </w:p>
          <w:p w14:paraId="0F1F01FB" w14:textId="2125C4B6" w:rsidR="00976071" w:rsidRPr="00C22778" w:rsidRDefault="00976071" w:rsidP="00000919">
            <w:pPr>
              <w:pStyle w:val="TableBody"/>
              <w:numPr>
                <w:ilvl w:val="0"/>
                <w:numId w:val="19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- Flowing artesian well</w:t>
            </w:r>
          </w:p>
        </w:tc>
        <w:tc>
          <w:tcPr>
            <w:tcW w:w="3330" w:type="dxa"/>
            <w:hideMark/>
          </w:tcPr>
          <w:p w14:paraId="2D876940" w14:textId="1567EFD0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Type/Code</w:t>
            </w:r>
          </w:p>
          <w:p w14:paraId="339BC257" w14:textId="0C1DC165" w:rsidR="00976071" w:rsidRDefault="00BD16F1" w:rsidP="00976071">
            <w:pPr>
              <w:pStyle w:val="TableBody"/>
              <w:spacing w:before="60" w:after="60"/>
              <w:rPr>
                <w:ins w:id="9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Type/code used to explain why a measurement was not taken.</w:t>
            </w:r>
          </w:p>
          <w:p w14:paraId="7B04F9AA" w14:textId="76D176DC" w:rsidR="00000919" w:rsidRPr="00C22778" w:rsidRDefault="0000091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96" w:author="Author">
              <w:r w:rsidRPr="00000919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5E349064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9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0 – Measurement discontinued, </w:t>
            </w:r>
          </w:p>
          <w:p w14:paraId="5BD629E6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98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1 – Pumping, </w:t>
            </w:r>
          </w:p>
          <w:p w14:paraId="7F65DDB4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9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2 – Pump house locked, </w:t>
            </w:r>
          </w:p>
          <w:p w14:paraId="1AE33C2B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3 – Tape hung up, </w:t>
            </w:r>
          </w:p>
          <w:p w14:paraId="1D967F4A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4 – Can’t get tape in casing, </w:t>
            </w:r>
          </w:p>
          <w:p w14:paraId="2A527117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2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5 – Unable to locate well, </w:t>
            </w:r>
          </w:p>
          <w:p w14:paraId="5A47FA09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6 – Well has been destroyed, </w:t>
            </w:r>
          </w:p>
          <w:p w14:paraId="60B0DFC3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4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7 – Special/Other, </w:t>
            </w:r>
          </w:p>
          <w:p w14:paraId="040E648D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8 – Casing leaking or wet, </w:t>
            </w:r>
          </w:p>
          <w:p w14:paraId="137D933E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6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9 – Temporarily inaccessible, </w:t>
            </w:r>
          </w:p>
          <w:p w14:paraId="2693EC0B" w14:textId="77777777" w:rsidR="00000919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ins w:id="10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 – Dry well, </w:t>
            </w:r>
          </w:p>
          <w:p w14:paraId="797B5A5F" w14:textId="7A86F5E3" w:rsidR="00976071" w:rsidRPr="00C22778" w:rsidRDefault="00976071" w:rsidP="00000919">
            <w:pPr>
              <w:pStyle w:val="TableBody"/>
              <w:numPr>
                <w:ilvl w:val="0"/>
                <w:numId w:val="20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Flowing artesian well</w:t>
            </w:r>
          </w:p>
        </w:tc>
        <w:tc>
          <w:tcPr>
            <w:tcW w:w="3420" w:type="dxa"/>
            <w:hideMark/>
          </w:tcPr>
          <w:p w14:paraId="0E1CA7CE" w14:textId="4F67AD64" w:rsidR="00BD16F1" w:rsidRPr="00C22778" w:rsidRDefault="00BD16F1" w:rsidP="00BD16F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No Measurement Code</w:t>
            </w:r>
          </w:p>
          <w:p w14:paraId="0C46D564" w14:textId="1EA28300" w:rsidR="00976071" w:rsidRDefault="00BD16F1" w:rsidP="00976071">
            <w:pPr>
              <w:pStyle w:val="TableBody"/>
              <w:spacing w:before="60" w:after="60"/>
              <w:rPr>
                <w:ins w:id="108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to explain why a measurement was not taken.</w:t>
            </w:r>
          </w:p>
          <w:p w14:paraId="463656D2" w14:textId="53B9920F" w:rsidR="00000919" w:rsidRPr="00C22778" w:rsidRDefault="0000091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09" w:author="Author">
              <w:r w:rsidRPr="00000919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58883F70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0 – Measurement discontinued, </w:t>
            </w:r>
          </w:p>
          <w:p w14:paraId="3BEE96B9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1 – Pumping, </w:t>
            </w:r>
          </w:p>
          <w:p w14:paraId="1E1633CF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2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2 – Pump house locked, </w:t>
            </w:r>
          </w:p>
          <w:p w14:paraId="3F0F0A37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3 – Tape hung up, </w:t>
            </w:r>
          </w:p>
          <w:p w14:paraId="3369A427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4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4 – Can’t get tape in casing, </w:t>
            </w:r>
          </w:p>
          <w:p w14:paraId="247981DC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5 – Unable to locate well, </w:t>
            </w:r>
          </w:p>
          <w:p w14:paraId="31180ED3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6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6 – Well has been destroyed, </w:t>
            </w:r>
          </w:p>
          <w:p w14:paraId="6341C0A5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7 – Special/Other,</w:t>
            </w:r>
          </w:p>
          <w:p w14:paraId="712EA417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18" w:author="Author"/>
                <w:rFonts w:asciiTheme="minorHAnsi" w:hAnsiTheme="minorHAnsi" w:cstheme="minorHAnsi"/>
                <w:spacing w:val="-2"/>
                <w:szCs w:val="22"/>
              </w:rPr>
            </w:pPr>
            <w:del w:id="119" w:author="Author">
              <w:r w:rsidRPr="00C22778" w:rsidDel="0000091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8 – Casing leaking or wet, </w:t>
            </w:r>
          </w:p>
          <w:p w14:paraId="55B27932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2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9 – Temporarily inaccessible, </w:t>
            </w:r>
          </w:p>
          <w:p w14:paraId="72E51D7F" w14:textId="77777777" w:rsidR="00000919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ins w:id="12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D – Dry well, </w:t>
            </w:r>
          </w:p>
          <w:p w14:paraId="14751FF1" w14:textId="77A43DD5" w:rsidR="00976071" w:rsidRPr="00C22778" w:rsidRDefault="00976071" w:rsidP="00000919">
            <w:pPr>
              <w:pStyle w:val="TableBody"/>
              <w:numPr>
                <w:ilvl w:val="0"/>
                <w:numId w:val="21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Flowing artesian well</w:t>
            </w:r>
          </w:p>
        </w:tc>
        <w:tc>
          <w:tcPr>
            <w:tcW w:w="2430" w:type="dxa"/>
            <w:hideMark/>
          </w:tcPr>
          <w:p w14:paraId="6C57266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66686287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4D98C8A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63389FC7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F0F00B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Quality Code</w:t>
            </w:r>
          </w:p>
        </w:tc>
        <w:tc>
          <w:tcPr>
            <w:tcW w:w="4050" w:type="dxa"/>
            <w:hideMark/>
          </w:tcPr>
          <w:p w14:paraId="4C121C3A" w14:textId="5773C352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Quality Code</w:t>
            </w:r>
          </w:p>
          <w:p w14:paraId="5A23A2C0" w14:textId="10C0785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providing a description of the quality of the groundwater level measurement.</w:t>
            </w:r>
          </w:p>
          <w:p w14:paraId="4D9AFBD7" w14:textId="2D05FF65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4DBC4A03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Caved or deepened</w:t>
            </w:r>
          </w:p>
          <w:p w14:paraId="4B7025F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Pumping</w:t>
            </w:r>
          </w:p>
          <w:p w14:paraId="286C41A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pump operating</w:t>
            </w:r>
          </w:p>
          <w:p w14:paraId="5C1F78D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Casing leaking </w:t>
            </w: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or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wet</w:t>
            </w:r>
          </w:p>
          <w:p w14:paraId="3E6C7DEB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Pumped recently</w:t>
            </w:r>
          </w:p>
          <w:p w14:paraId="63276CB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Air or pressure gauge measurement</w:t>
            </w:r>
          </w:p>
          <w:p w14:paraId="7A82D29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Other</w:t>
            </w:r>
          </w:p>
          <w:p w14:paraId="07D4EAF5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Recharge or surface water effects near well</w:t>
            </w:r>
          </w:p>
          <w:p w14:paraId="0E466A3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Oil or foreign substance in casing</w:t>
            </w:r>
          </w:p>
          <w:p w14:paraId="3E66403C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Acoustical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sounder</w:t>
            </w:r>
          </w:p>
          <w:p w14:paraId="73BB1FBA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Recently flowing</w:t>
            </w:r>
          </w:p>
          <w:p w14:paraId="6CBD0BEB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Flowing</w:t>
            </w:r>
          </w:p>
          <w:p w14:paraId="2B7F1F33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flowing</w:t>
            </w:r>
          </w:p>
          <w:p w14:paraId="46DC9F80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recently flowing</w:t>
            </w:r>
          </w:p>
          <w:p w14:paraId="18DFBF4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Dry</w:t>
            </w:r>
          </w:p>
          <w:p w14:paraId="5AB9CF1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Injector site monitor</w:t>
            </w:r>
          </w:p>
          <w:p w14:paraId="254AD6CA" w14:textId="13ED17E0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Injector site monitor</w:t>
            </w:r>
            <w:ins w:id="122" w:author="Author">
              <w:r w:rsidR="007247D6" w:rsidRPr="00C22778">
                <w:rPr>
                  <w:rFonts w:asciiTheme="minorHAnsi" w:hAnsiTheme="minorHAnsi" w:cstheme="minorHAnsi"/>
                  <w:spacing w:val="-2"/>
                  <w:szCs w:val="22"/>
                </w:rPr>
                <w:t xml:space="preserve"> nearby</w:t>
              </w:r>
            </w:ins>
          </w:p>
          <w:p w14:paraId="431EBBA7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Plugged</w:t>
            </w:r>
          </w:p>
          <w:p w14:paraId="0D11DF52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Measurement discontinued</w:t>
            </w:r>
          </w:p>
          <w:p w14:paraId="01B1049D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Obstruction</w:t>
            </w:r>
          </w:p>
          <w:p w14:paraId="7F0ABADF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Nearby recently pumped</w:t>
            </w:r>
          </w:p>
          <w:p w14:paraId="59AFF3ED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Foreign substance</w:t>
            </w:r>
          </w:p>
          <w:p w14:paraId="4E2D9FB1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Well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destroyed</w:t>
            </w:r>
          </w:p>
          <w:p w14:paraId="475425E9" w14:textId="77777777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Surface water effects</w:t>
            </w:r>
          </w:p>
          <w:p w14:paraId="023F48F8" w14:textId="18069A46" w:rsidR="00976071" w:rsidRPr="00C22778" w:rsidRDefault="00976071" w:rsidP="00976071">
            <w:pPr>
              <w:pStyle w:val="TableBullet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Blank – Static</w:t>
            </w:r>
          </w:p>
        </w:tc>
        <w:tc>
          <w:tcPr>
            <w:tcW w:w="3330" w:type="dxa"/>
            <w:hideMark/>
          </w:tcPr>
          <w:p w14:paraId="5B0832DD" w14:textId="0F191382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Questionable Measurement Type Code</w:t>
            </w:r>
          </w:p>
          <w:p w14:paraId="50DF0618" w14:textId="0A643470" w:rsidR="00976071" w:rsidRDefault="00BC1C6C" w:rsidP="00976071">
            <w:pPr>
              <w:pStyle w:val="TableBody"/>
              <w:spacing w:before="60" w:after="60"/>
              <w:rPr>
                <w:ins w:id="12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Type/code to explain why a measurement is questionable.</w:t>
            </w:r>
          </w:p>
          <w:p w14:paraId="176799B3" w14:textId="2A01CCE6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24" w:author="Author">
              <w:r w:rsidRPr="00BA0B69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2C2C8980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2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0 – Caved or deepened</w:t>
            </w:r>
            <w:del w:id="126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683EFBF0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2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1 – Pumping</w:t>
            </w:r>
            <w:del w:id="128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3259FCE4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2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2 – Nearby pump operating</w:t>
            </w:r>
            <w:del w:id="130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03C3E21F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3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3 – Casing leaking or wet</w:t>
            </w:r>
            <w:del w:id="132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3E4B91CD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3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4 – Pumped recently</w:t>
            </w:r>
            <w:del w:id="134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162E744B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3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5 – Air or pressure gauge measurement</w:t>
            </w:r>
            <w:del w:id="136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770315D0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3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6 – Other</w:t>
            </w:r>
            <w:del w:id="138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190912B6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3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7 – Recharge or surface water effects near well, </w:t>
            </w:r>
          </w:p>
          <w:p w14:paraId="6F843A56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4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8 – Oil or foreign substance in casing</w:t>
            </w:r>
            <w:del w:id="141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7C87D46C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42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9 – Acoustical sounder</w:t>
            </w:r>
            <w:del w:id="143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522B15A9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44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 – Recently flowing</w:t>
            </w:r>
            <w:del w:id="145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43A15768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46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Flowing</w:t>
            </w:r>
            <w:del w:id="147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5C295E79" w14:textId="77777777" w:rsidR="00BA0B69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ins w:id="148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G – Nearby flowing</w:t>
            </w:r>
            <w:del w:id="149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01E7B2C0" w14:textId="5CDE6DDB" w:rsidR="00976071" w:rsidRPr="00C22778" w:rsidRDefault="00976071" w:rsidP="00BA0B69">
            <w:pPr>
              <w:pStyle w:val="TableBody"/>
              <w:numPr>
                <w:ilvl w:val="0"/>
                <w:numId w:val="12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H – Nearby recently flowing</w:t>
            </w:r>
          </w:p>
        </w:tc>
        <w:tc>
          <w:tcPr>
            <w:tcW w:w="3420" w:type="dxa"/>
            <w:hideMark/>
          </w:tcPr>
          <w:p w14:paraId="19A93C4F" w14:textId="500E1939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Questionable Measurement</w:t>
            </w:r>
            <w:r w:rsidR="00976071" w:rsidRPr="00C22778" w:rsidDel="002A0FC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</w:t>
            </w:r>
          </w:p>
          <w:p w14:paraId="30C1112B" w14:textId="328D0788" w:rsidR="00976071" w:rsidRDefault="00BC1C6C" w:rsidP="00976071">
            <w:pPr>
              <w:pStyle w:val="TableBody"/>
              <w:spacing w:before="60" w:after="60"/>
              <w:rPr>
                <w:ins w:id="150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to explain why a measurement is questionable</w:t>
            </w:r>
            <w:ins w:id="151" w:author="Author">
              <w:r w:rsidR="00081195">
                <w:rPr>
                  <w:rFonts w:asciiTheme="minorHAnsi" w:hAnsiTheme="minorHAnsi" w:cstheme="minorHAnsi"/>
                  <w:spacing w:val="-2"/>
                  <w:szCs w:val="22"/>
                </w:rPr>
                <w:t>.</w:t>
              </w:r>
            </w:ins>
          </w:p>
          <w:p w14:paraId="02529A17" w14:textId="27739642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52" w:author="Author">
              <w:r w:rsidRPr="00BA0B69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2106CD42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5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0 – Caved or deepened</w:t>
            </w:r>
            <w:del w:id="154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4185EDD7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5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1 – Pumping</w:t>
            </w:r>
            <w:del w:id="156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1F405365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5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2 – Nearby pump operating</w:t>
            </w:r>
            <w:del w:id="158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366BFDF0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5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3 – Casing leaking or wet</w:t>
            </w:r>
            <w:del w:id="160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5768284E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6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4 – Pumped recently</w:t>
            </w:r>
            <w:del w:id="162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3A0DAED8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6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5 – Air or pressure gauge measurement</w:t>
            </w:r>
            <w:del w:id="164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064C4B9C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6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6 – Other</w:t>
            </w:r>
            <w:del w:id="166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4A4C0029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6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7 – Recharge or surface water effects near well</w:t>
            </w:r>
            <w:del w:id="168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536E9C5A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6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8 – Oil or foreign substance in casing</w:t>
            </w:r>
          </w:p>
          <w:p w14:paraId="408770FB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70" w:author="Author"/>
                <w:rFonts w:asciiTheme="minorHAnsi" w:hAnsiTheme="minorHAnsi" w:cstheme="minorHAnsi"/>
                <w:spacing w:val="-2"/>
                <w:szCs w:val="22"/>
              </w:rPr>
            </w:pPr>
            <w:del w:id="171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9 – Acoustical sounder</w:t>
            </w:r>
            <w:del w:id="172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>,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  <w:p w14:paraId="4E6FC1B7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7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 – Recently flowing</w:t>
            </w:r>
            <w:del w:id="174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0F6741CB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7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Flowing</w:t>
            </w:r>
            <w:del w:id="176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0869E682" w14:textId="77777777" w:rsidR="00BA0B69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ins w:id="17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G – Nearby flowing</w:t>
            </w:r>
            <w:del w:id="178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, </w:delText>
              </w:r>
            </w:del>
          </w:p>
          <w:p w14:paraId="4E776EC4" w14:textId="31EA6678" w:rsidR="00976071" w:rsidRPr="00C22778" w:rsidRDefault="00976071" w:rsidP="00BA0B69">
            <w:pPr>
              <w:pStyle w:val="TableBody"/>
              <w:numPr>
                <w:ilvl w:val="0"/>
                <w:numId w:val="13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H – Nearby recently flowing</w:t>
            </w:r>
          </w:p>
        </w:tc>
        <w:tc>
          <w:tcPr>
            <w:tcW w:w="2430" w:type="dxa"/>
            <w:hideMark/>
          </w:tcPr>
          <w:p w14:paraId="56E1333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3A48DD4F" w14:textId="47EA85F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Site Status for Water Level</w:t>
            </w:r>
          </w:p>
          <w:p w14:paraId="1877836E" w14:textId="293C1BB8" w:rsidR="00976071" w:rsidRDefault="00BC1C6C" w:rsidP="00976071">
            <w:pPr>
              <w:pStyle w:val="TableBody"/>
              <w:spacing w:before="60" w:after="60"/>
              <w:rPr>
                <w:ins w:id="17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Enter the code that best describes the status of the site or water level at the time the water level was measured. If no status is indicated, the reported water </w:t>
            </w:r>
            <w:r w:rsidR="00976071" w:rsidRPr="00C22778" w:rsidDel="00DB2F98">
              <w:rPr>
                <w:rFonts w:asciiTheme="minorHAnsi" w:hAnsiTheme="minorHAnsi" w:cstheme="minorHAnsi"/>
                <w:spacing w:val="-2"/>
                <w:szCs w:val="22"/>
              </w:rPr>
              <w:t>level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measurement is assumed to represent a static water level.</w:t>
            </w:r>
          </w:p>
          <w:p w14:paraId="2B1C1BA1" w14:textId="096E1EF6" w:rsidR="00BA0B69" w:rsidRPr="00C22778" w:rsidRDefault="00BA0B69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80" w:author="Author">
              <w:r w:rsidRPr="00BA0B69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3BF9C563" w14:textId="0200280E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D – Dry</w:t>
            </w:r>
          </w:p>
          <w:p w14:paraId="78164A2B" w14:textId="5B0D5C21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 – Recently flowing</w:t>
            </w:r>
          </w:p>
          <w:p w14:paraId="0A284058" w14:textId="2A943CED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Flowing</w:t>
            </w:r>
          </w:p>
          <w:p w14:paraId="45393906" w14:textId="13F21FE6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G – Nearby flowing</w:t>
            </w:r>
          </w:p>
          <w:p w14:paraId="3F4D78D7" w14:textId="4ABE7F30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H – Nearby recently flowing</w:t>
            </w:r>
          </w:p>
          <w:p w14:paraId="1A21ABE5" w14:textId="09223CF7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  <w:lang w:val="pt-BR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  <w:lang w:val="pt-BR"/>
              </w:rPr>
              <w:t>I – Injector site monitor</w:t>
            </w:r>
          </w:p>
          <w:p w14:paraId="18CC373A" w14:textId="1A4CDEFE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  <w:lang w:val="pt-BR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  <w:lang w:val="pt-BR"/>
              </w:rPr>
              <w:t>J – Injector site monitor</w:t>
            </w:r>
            <w:ins w:id="181" w:author="Author">
              <w:r w:rsidR="007247D6" w:rsidRPr="00C22778">
                <w:rPr>
                  <w:rFonts w:asciiTheme="minorHAnsi" w:hAnsiTheme="minorHAnsi" w:cstheme="minorHAnsi"/>
                  <w:spacing w:val="-2"/>
                  <w:szCs w:val="22"/>
                  <w:lang w:val="pt-BR"/>
                </w:rPr>
                <w:t xml:space="preserve"> nearby</w:t>
              </w:r>
            </w:ins>
          </w:p>
          <w:p w14:paraId="6D6F6709" w14:textId="15B76031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 – Plugged</w:t>
            </w:r>
          </w:p>
          <w:p w14:paraId="65D0C299" w14:textId="36F202BB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 – Measurement discontinued</w:t>
            </w:r>
          </w:p>
          <w:p w14:paraId="14C64B04" w14:textId="598EFBDB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182" w:author="Author">
              <w:r w:rsidRPr="00C22778" w:rsidDel="00BA0B69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O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– Obstruction</w:t>
            </w:r>
          </w:p>
          <w:p w14:paraId="16388D5B" w14:textId="4FC349C1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 –Pumping</w:t>
            </w:r>
          </w:p>
          <w:p w14:paraId="129398AE" w14:textId="11F152F9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 – Recently pumped</w:t>
            </w:r>
          </w:p>
          <w:p w14:paraId="4354FCAA" w14:textId="7208D679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 – Nearby pumped</w:t>
            </w:r>
          </w:p>
          <w:p w14:paraId="2E6DDB1A" w14:textId="5818CCC0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 – Nearby recently pumped</w:t>
            </w:r>
          </w:p>
          <w:p w14:paraId="477B4A03" w14:textId="4A73D810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V – Foreign substance</w:t>
            </w:r>
          </w:p>
          <w:p w14:paraId="5FD33F90" w14:textId="5934B062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W – Well destroyed</w:t>
            </w:r>
          </w:p>
          <w:p w14:paraId="463A556C" w14:textId="555F7FE2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X – Surface water effects</w:t>
            </w:r>
          </w:p>
          <w:p w14:paraId="46EBEF78" w14:textId="4BB9EA9A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Z – Other</w:t>
            </w:r>
          </w:p>
          <w:p w14:paraId="37DA24EC" w14:textId="3669E632" w:rsidR="00976071" w:rsidRPr="00C22778" w:rsidRDefault="00976071" w:rsidP="00BA0B69">
            <w:pPr>
              <w:pStyle w:val="TableBody"/>
              <w:numPr>
                <w:ilvl w:val="0"/>
                <w:numId w:val="14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Blank – Static</w:t>
            </w:r>
          </w:p>
        </w:tc>
        <w:tc>
          <w:tcPr>
            <w:tcW w:w="3515" w:type="dxa"/>
            <w:hideMark/>
          </w:tcPr>
          <w:p w14:paraId="46C73492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25EA322C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0E566DDD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Method</w:t>
            </w:r>
          </w:p>
        </w:tc>
        <w:tc>
          <w:tcPr>
            <w:tcW w:w="4050" w:type="dxa"/>
            <w:hideMark/>
          </w:tcPr>
          <w:p w14:paraId="0C232791" w14:textId="0B22EC11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</w:t>
            </w:r>
          </w:p>
          <w:p w14:paraId="191BC2E4" w14:textId="3BB18C90" w:rsidR="00976071" w:rsidRPr="00C22778" w:rsidRDefault="00E307E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Method used to collect groundwater level measurement.</w:t>
            </w:r>
          </w:p>
          <w:p w14:paraId="24C15F39" w14:textId="1E9D7199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List of Options:</w:t>
            </w:r>
          </w:p>
          <w:p w14:paraId="296EE06E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Airline</w:t>
            </w:r>
          </w:p>
          <w:p w14:paraId="1DA4A3D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Acoustic or sonic sounder</w:t>
            </w:r>
          </w:p>
          <w:p w14:paraId="502D6A2F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Analog or graphic recorder</w:t>
            </w:r>
          </w:p>
          <w:p w14:paraId="794F5E1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airline</w:t>
            </w:r>
          </w:p>
          <w:p w14:paraId="74D8BFF0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Estimated</w:t>
            </w:r>
          </w:p>
          <w:p w14:paraId="3A484D81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Electric sounder measurement</w:t>
            </w:r>
          </w:p>
          <w:p w14:paraId="02D21653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Transducer</w:t>
            </w:r>
          </w:p>
          <w:p w14:paraId="50AF1411" w14:textId="1216D893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Pressure gauge</w:t>
            </w:r>
          </w:p>
          <w:p w14:paraId="67A1A691" w14:textId="5A031A10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pressure gauge</w:t>
            </w:r>
          </w:p>
          <w:p w14:paraId="3F800A14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Interpreted from geophysical logs</w:t>
            </w:r>
          </w:p>
          <w:p w14:paraId="2E0F6F58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Manometer</w:t>
            </w:r>
          </w:p>
          <w:p w14:paraId="212F40C9" w14:textId="440BAF1B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Non-recording gauge</w:t>
            </w:r>
          </w:p>
          <w:p w14:paraId="2CD5333E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Observed</w:t>
            </w:r>
          </w:p>
          <w:p w14:paraId="0A1B8B4C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Reported, method unknown</w:t>
            </w:r>
          </w:p>
          <w:p w14:paraId="5DBB97CF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Steel-tape measurement</w:t>
            </w:r>
          </w:p>
          <w:p w14:paraId="00BBB8B2" w14:textId="0F4969BD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Electric tape</w:t>
            </w:r>
          </w:p>
          <w:p w14:paraId="3CA925A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Electronic pressure transducer</w:t>
            </w:r>
          </w:p>
          <w:p w14:paraId="40158EB2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Calibrated electric tape</w:t>
            </w:r>
          </w:p>
          <w:p w14:paraId="1610159D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Other</w:t>
            </w:r>
          </w:p>
          <w:p w14:paraId="0219DE70" w14:textId="77777777" w:rsidR="00976071" w:rsidRPr="00C22778" w:rsidRDefault="00976071" w:rsidP="00976071">
            <w:pPr>
              <w:pStyle w:val="TableBullet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Unknown</w:t>
            </w:r>
          </w:p>
        </w:tc>
        <w:tc>
          <w:tcPr>
            <w:tcW w:w="3330" w:type="dxa"/>
            <w:hideMark/>
          </w:tcPr>
          <w:p w14:paraId="4BD14C3B" w14:textId="55C701A5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Type/Code</w:t>
            </w:r>
          </w:p>
          <w:p w14:paraId="35771D38" w14:textId="1DB484F8" w:rsidR="00976071" w:rsidRDefault="00BC1C6C" w:rsidP="00976071">
            <w:pPr>
              <w:pStyle w:val="TableBody"/>
              <w:keepNext/>
              <w:spacing w:before="60" w:after="60"/>
              <w:rPr>
                <w:ins w:id="183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type/code used to collect groundwater level measurement.</w:t>
            </w:r>
          </w:p>
          <w:p w14:paraId="7E681A0A" w14:textId="07921426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84" w:author="Author">
              <w:r w:rsidRPr="00B547A1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017ACAE1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85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ES – Electric sounder measurement</w:t>
            </w:r>
          </w:p>
          <w:p w14:paraId="309660E1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86" w:author="Author"/>
                <w:rFonts w:asciiTheme="minorHAnsi" w:hAnsiTheme="minorHAnsi" w:cstheme="minorHAnsi"/>
                <w:spacing w:val="-2"/>
                <w:szCs w:val="22"/>
              </w:rPr>
            </w:pPr>
            <w:del w:id="187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ST – Steel tape measurement</w:t>
            </w:r>
          </w:p>
          <w:p w14:paraId="3ABB15DB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88" w:author="Author"/>
                <w:rFonts w:asciiTheme="minorHAnsi" w:hAnsiTheme="minorHAnsi" w:cstheme="minorHAnsi"/>
                <w:spacing w:val="-2"/>
                <w:szCs w:val="22"/>
              </w:rPr>
            </w:pPr>
            <w:del w:id="189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AS – Acoustic or sonic sounder</w:t>
            </w:r>
          </w:p>
          <w:p w14:paraId="2AB2C1A9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90" w:author="Author"/>
                <w:rFonts w:asciiTheme="minorHAnsi" w:hAnsiTheme="minorHAnsi" w:cstheme="minorHAnsi"/>
                <w:spacing w:val="-2"/>
                <w:szCs w:val="22"/>
              </w:rPr>
            </w:pPr>
            <w:del w:id="191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PG – Airline measurement, pressure gauge, or manometer</w:t>
            </w:r>
          </w:p>
          <w:p w14:paraId="4D2CB32D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92" w:author="Author"/>
                <w:rFonts w:asciiTheme="minorHAnsi" w:hAnsiTheme="minorHAnsi" w:cstheme="minorHAnsi"/>
                <w:spacing w:val="-2"/>
                <w:szCs w:val="22"/>
              </w:rPr>
            </w:pPr>
            <w:del w:id="193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TR – Electronic pressure transducer</w:t>
            </w:r>
          </w:p>
          <w:p w14:paraId="62E03EE2" w14:textId="77777777" w:rsidR="00B547A1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ins w:id="194" w:author="Author"/>
                <w:rFonts w:asciiTheme="minorHAnsi" w:hAnsiTheme="minorHAnsi" w:cstheme="minorHAnsi"/>
                <w:spacing w:val="-2"/>
                <w:szCs w:val="22"/>
              </w:rPr>
            </w:pPr>
            <w:del w:id="195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 – Other</w:t>
            </w:r>
          </w:p>
          <w:p w14:paraId="35A8BF78" w14:textId="6F2E6B88" w:rsidR="00976071" w:rsidRPr="00C22778" w:rsidRDefault="00976071" w:rsidP="00B547A1">
            <w:pPr>
              <w:pStyle w:val="TableBody"/>
              <w:keepNext/>
              <w:numPr>
                <w:ilvl w:val="0"/>
                <w:numId w:val="16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196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UNK – Unknown</w:t>
            </w:r>
          </w:p>
        </w:tc>
        <w:tc>
          <w:tcPr>
            <w:tcW w:w="3420" w:type="dxa"/>
            <w:hideMark/>
          </w:tcPr>
          <w:p w14:paraId="7C5A230D" w14:textId="4E96FCFE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Method Code</w:t>
            </w:r>
          </w:p>
          <w:p w14:paraId="25C62C12" w14:textId="5D37B703" w:rsidR="00976071" w:rsidRDefault="00BC1C6C" w:rsidP="00976071">
            <w:pPr>
              <w:pStyle w:val="TableBody"/>
              <w:keepNext/>
              <w:spacing w:before="60" w:after="60"/>
              <w:rPr>
                <w:ins w:id="197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Specify the method by which water levels were measured.</w:t>
            </w:r>
          </w:p>
          <w:p w14:paraId="019C6CD2" w14:textId="705417F5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198" w:author="Author">
              <w:r w:rsidRPr="00B547A1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01751423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199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ES – Electric sounder measurement</w:t>
            </w:r>
          </w:p>
          <w:p w14:paraId="437EFA94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200" w:author="Author"/>
                <w:rFonts w:asciiTheme="minorHAnsi" w:hAnsiTheme="minorHAnsi" w:cstheme="minorHAnsi"/>
                <w:spacing w:val="-2"/>
                <w:szCs w:val="22"/>
              </w:rPr>
            </w:pPr>
            <w:del w:id="201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ST – Steel tape measurement</w:t>
            </w:r>
          </w:p>
          <w:p w14:paraId="7887CBA0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202" w:author="Author"/>
                <w:rFonts w:asciiTheme="minorHAnsi" w:hAnsiTheme="minorHAnsi" w:cstheme="minorHAnsi"/>
                <w:spacing w:val="-2"/>
                <w:szCs w:val="22"/>
              </w:rPr>
            </w:pPr>
            <w:del w:id="203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AS – Acoustic or sonic sounder</w:t>
            </w:r>
          </w:p>
          <w:p w14:paraId="66E79FD7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204" w:author="Author"/>
                <w:rFonts w:asciiTheme="minorHAnsi" w:hAnsiTheme="minorHAnsi" w:cstheme="minorHAnsi"/>
                <w:spacing w:val="-2"/>
                <w:szCs w:val="22"/>
              </w:rPr>
            </w:pPr>
            <w:del w:id="205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PG – Airline measurement, pressure gauge, or manometer</w:t>
            </w:r>
          </w:p>
          <w:p w14:paraId="45EB968B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206" w:author="Author"/>
                <w:rFonts w:asciiTheme="minorHAnsi" w:hAnsiTheme="minorHAnsi" w:cstheme="minorHAnsi"/>
                <w:spacing w:val="-2"/>
                <w:szCs w:val="22"/>
              </w:rPr>
            </w:pPr>
            <w:del w:id="207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TR – Electronic pressure transducer</w:t>
            </w:r>
          </w:p>
          <w:p w14:paraId="1D2C48E7" w14:textId="77777777" w:rsidR="00B547A1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ins w:id="208" w:author="Author"/>
                <w:rFonts w:asciiTheme="minorHAnsi" w:hAnsiTheme="minorHAnsi" w:cstheme="minorHAnsi"/>
                <w:spacing w:val="-2"/>
                <w:szCs w:val="22"/>
              </w:rPr>
            </w:pPr>
            <w:del w:id="209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OTH – Other</w:t>
            </w:r>
          </w:p>
          <w:p w14:paraId="3E958156" w14:textId="1CFFD21C" w:rsidR="00976071" w:rsidRPr="00C22778" w:rsidRDefault="00976071" w:rsidP="00B547A1">
            <w:pPr>
              <w:pStyle w:val="TableBody"/>
              <w:keepNext/>
              <w:numPr>
                <w:ilvl w:val="0"/>
                <w:numId w:val="15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210" w:author="Author">
              <w:r w:rsidRPr="00C22778" w:rsidDel="00B547A1">
                <w:rPr>
                  <w:rFonts w:asciiTheme="minorHAnsi" w:hAnsiTheme="minorHAnsi" w:cstheme="minorHAnsi"/>
                  <w:spacing w:val="-2"/>
                  <w:szCs w:val="22"/>
                </w:rPr>
                <w:br/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UNK – Unknown</w:t>
            </w:r>
          </w:p>
        </w:tc>
        <w:tc>
          <w:tcPr>
            <w:tcW w:w="2430" w:type="dxa"/>
            <w:hideMark/>
          </w:tcPr>
          <w:p w14:paraId="088F8F12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491E4F19" w14:textId="11748540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lev_meth_cd</w:t>
            </w:r>
            <w:proofErr w:type="spellEnd"/>
          </w:p>
          <w:p w14:paraId="06705C51" w14:textId="2B399D3D" w:rsidR="00976071" w:rsidRDefault="00BC1C6C" w:rsidP="00976071">
            <w:pPr>
              <w:pStyle w:val="TableBody"/>
              <w:keepNext/>
              <w:spacing w:before="60" w:after="60"/>
              <w:rPr>
                <w:ins w:id="211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indicating how the water level was measured. When a water level is entered, the code is mandatory</w:t>
            </w:r>
            <w:ins w:id="212" w:author="Author">
              <w:r w:rsidR="00081195">
                <w:rPr>
                  <w:rFonts w:asciiTheme="minorHAnsi" w:hAnsiTheme="minorHAnsi" w:cstheme="minorHAnsi"/>
                  <w:spacing w:val="-2"/>
                  <w:szCs w:val="22"/>
                </w:rPr>
                <w:t>.</w:t>
              </w:r>
            </w:ins>
          </w:p>
          <w:p w14:paraId="6E1C291E" w14:textId="5C8FA186" w:rsidR="00B547A1" w:rsidRPr="00C22778" w:rsidRDefault="00B547A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213" w:author="Author">
              <w:r w:rsidRPr="00B547A1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1F923A70" w14:textId="6F8B0E8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A – Airline</w:t>
            </w:r>
          </w:p>
          <w:p w14:paraId="47D89834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B – Analog or graphic recorder</w:t>
            </w:r>
          </w:p>
          <w:p w14:paraId="5B53E199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C – Calibrated airline</w:t>
            </w:r>
          </w:p>
          <w:p w14:paraId="3C029B33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E – Estimated</w:t>
            </w:r>
          </w:p>
          <w:p w14:paraId="4B08CD97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F – Transducer</w:t>
            </w:r>
          </w:p>
          <w:p w14:paraId="2BC4006F" w14:textId="11AE6F65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G – Pressure gauge</w:t>
            </w:r>
          </w:p>
          <w:p w14:paraId="19516F5A" w14:textId="14B61BF0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H – Calibrated pressure gauge</w:t>
            </w:r>
          </w:p>
          <w:p w14:paraId="64299F0B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L – Interpreted from geophysical logs</w:t>
            </w:r>
          </w:p>
          <w:p w14:paraId="2BC7508C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M – Manometer</w:t>
            </w:r>
          </w:p>
          <w:p w14:paraId="1869E5C0" w14:textId="295A7F36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N – </w:t>
            </w:r>
            <w:proofErr w:type="gramStart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Non-recording</w:t>
            </w:r>
            <w:proofErr w:type="gramEnd"/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 gauge</w:t>
            </w:r>
          </w:p>
          <w:p w14:paraId="319FB6E4" w14:textId="0CD8CF76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del w:id="214" w:author="Author">
              <w:r w:rsidRPr="00C22778" w:rsidDel="00F92FC7">
                <w:rPr>
                  <w:rFonts w:asciiTheme="minorHAnsi" w:hAnsiTheme="minorHAnsi" w:cstheme="minorHAnsi"/>
                  <w:spacing w:val="-2"/>
                  <w:szCs w:val="22"/>
                </w:rPr>
                <w:delText xml:space="preserve">O </w:delText>
              </w:r>
            </w:del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– Observed</w:t>
            </w:r>
          </w:p>
          <w:p w14:paraId="57380EE3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R – Reported, method unknown</w:t>
            </w:r>
          </w:p>
          <w:p w14:paraId="1C9FEDF0" w14:textId="0FCEF6DD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S – Steel tape</w:t>
            </w:r>
          </w:p>
          <w:p w14:paraId="3E77D100" w14:textId="11E13143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T – Electric tape</w:t>
            </w:r>
          </w:p>
          <w:p w14:paraId="1599CB6A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V – Calibrated electric tape</w:t>
            </w:r>
          </w:p>
          <w:p w14:paraId="32EF7243" w14:textId="77777777" w:rsidR="00976071" w:rsidRPr="00C22778" w:rsidRDefault="00976071" w:rsidP="00F92FC7">
            <w:pPr>
              <w:pStyle w:val="TableBody"/>
              <w:keepNext/>
              <w:numPr>
                <w:ilvl w:val="0"/>
                <w:numId w:val="18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Z – Other (explain in Miscellaneous Remarks)</w:t>
            </w:r>
          </w:p>
          <w:p w14:paraId="3C9F9113" w14:textId="3E28AE15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Method of Water Level Measurement</w:t>
            </w:r>
          </w:p>
          <w:p w14:paraId="2746E2A7" w14:textId="6092C676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 w:rsidDel="009C581C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Enter code that best describes how the water level was measured.</w:t>
            </w:r>
          </w:p>
          <w:p w14:paraId="7AAA07B1" w14:textId="39AB408F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Type Code</w:t>
            </w:r>
          </w:p>
          <w:p w14:paraId="481D4FE3" w14:textId="338D2587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Type of water level measured: L (land surface), M (measure point), or S (vertical datum)</w:t>
            </w:r>
          </w:p>
        </w:tc>
        <w:tc>
          <w:tcPr>
            <w:tcW w:w="3515" w:type="dxa"/>
            <w:hideMark/>
          </w:tcPr>
          <w:p w14:paraId="278EA204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082FE11C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49376BC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Measurement Accuracy</w:t>
            </w:r>
          </w:p>
        </w:tc>
        <w:tc>
          <w:tcPr>
            <w:tcW w:w="4050" w:type="dxa"/>
            <w:hideMark/>
          </w:tcPr>
          <w:p w14:paraId="0FECC65F" w14:textId="79D87B1F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Accuracy</w:t>
            </w:r>
          </w:p>
          <w:p w14:paraId="6182300F" w14:textId="0982D274" w:rsidR="00976071" w:rsidRPr="00C22778" w:rsidRDefault="00E307E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Accuracy of groundwater level measurement.</w:t>
            </w:r>
          </w:p>
          <w:p w14:paraId="483EDF57" w14:textId="16474523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Includes a list of options to select from.</w:t>
            </w:r>
          </w:p>
        </w:tc>
        <w:tc>
          <w:tcPr>
            <w:tcW w:w="3330" w:type="dxa"/>
            <w:hideMark/>
          </w:tcPr>
          <w:p w14:paraId="7E798261" w14:textId="00F857EA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Measurement Accuracy</w:t>
            </w:r>
          </w:p>
          <w:p w14:paraId="2F0AECAA" w14:textId="2A1A72B2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Accuracy of groundwater level measurement.</w:t>
            </w:r>
          </w:p>
        </w:tc>
        <w:tc>
          <w:tcPr>
            <w:tcW w:w="3420" w:type="dxa"/>
            <w:hideMark/>
          </w:tcPr>
          <w:p w14:paraId="4537F446" w14:textId="52516507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</w:t>
            </w:r>
            <w:r w:rsidR="00AE373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easurement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</w:t>
            </w:r>
            <w:r w:rsidR="00AE3731" w:rsidRPr="00C22778">
              <w:rPr>
                <w:rFonts w:asciiTheme="minorHAnsi" w:hAnsiTheme="minorHAnsi" w:cstheme="minorHAnsi"/>
                <w:spacing w:val="-2"/>
                <w:szCs w:val="22"/>
              </w:rPr>
              <w:t>ccuracy</w:t>
            </w:r>
          </w:p>
          <w:p w14:paraId="51260A5A" w14:textId="78E8BB0F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Estimated accuracy of the groundwater level measurement.</w:t>
            </w:r>
          </w:p>
        </w:tc>
        <w:tc>
          <w:tcPr>
            <w:tcW w:w="2430" w:type="dxa"/>
            <w:hideMark/>
          </w:tcPr>
          <w:p w14:paraId="3B67FB4F" w14:textId="1ED466A3" w:rsidR="00976071" w:rsidRPr="00C22778" w:rsidRDefault="00F92FC7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215" w:author="Author">
              <w:r w:rsidRPr="00F92FC7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Reporting Accuracy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 xml:space="preserve">: </w:t>
              </w:r>
            </w:ins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Hundredth of a foot.</w:t>
            </w:r>
          </w:p>
        </w:tc>
        <w:tc>
          <w:tcPr>
            <w:tcW w:w="3240" w:type="dxa"/>
            <w:hideMark/>
          </w:tcPr>
          <w:p w14:paraId="461EED45" w14:textId="179DA027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proofErr w:type="spellStart"/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lev_acy_cd</w:t>
            </w:r>
            <w:proofErr w:type="spellEnd"/>
          </w:p>
          <w:p w14:paraId="1F20CCA9" w14:textId="7E2F06A2" w:rsidR="00976071" w:rsidRDefault="00BC1C6C" w:rsidP="00976071">
            <w:pPr>
              <w:pStyle w:val="TableBody"/>
              <w:keepNext/>
              <w:spacing w:before="60" w:after="60"/>
              <w:rPr>
                <w:ins w:id="216" w:author="Author"/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Code indicating accuracy of the water level measurement.</w:t>
            </w:r>
          </w:p>
          <w:p w14:paraId="040D4118" w14:textId="39B85C31" w:rsidR="007369BE" w:rsidRPr="00C22778" w:rsidRDefault="007369BE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217" w:author="Author">
              <w:r w:rsidRPr="007369BE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List of Options</w:t>
              </w:r>
              <w:r>
                <w:rPr>
                  <w:rFonts w:asciiTheme="minorHAnsi" w:hAnsiTheme="minorHAnsi" w:cstheme="minorHAnsi"/>
                  <w:spacing w:val="-2"/>
                  <w:szCs w:val="22"/>
                </w:rPr>
                <w:t>:</w:t>
              </w:r>
            </w:ins>
          </w:p>
          <w:p w14:paraId="48582365" w14:textId="77777777" w:rsidR="00976071" w:rsidRPr="00C22778" w:rsidRDefault="00976071" w:rsidP="007369BE">
            <w:pPr>
              <w:pStyle w:val="TableBody"/>
              <w:keepNext/>
              <w:numPr>
                <w:ilvl w:val="0"/>
                <w:numId w:val="17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0 – Nearest foot</w:t>
            </w:r>
          </w:p>
          <w:p w14:paraId="7852B5C6" w14:textId="77777777" w:rsidR="00976071" w:rsidRPr="00C22778" w:rsidRDefault="00976071" w:rsidP="007369BE">
            <w:pPr>
              <w:pStyle w:val="TableBody"/>
              <w:keepNext/>
              <w:numPr>
                <w:ilvl w:val="0"/>
                <w:numId w:val="17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1 – Nearest tenth of a foot</w:t>
            </w:r>
          </w:p>
          <w:p w14:paraId="18147633" w14:textId="77777777" w:rsidR="00976071" w:rsidRPr="00C22778" w:rsidRDefault="00976071" w:rsidP="007369BE">
            <w:pPr>
              <w:pStyle w:val="TableBody"/>
              <w:keepNext/>
              <w:numPr>
                <w:ilvl w:val="0"/>
                <w:numId w:val="17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2 – Nearest one-hundredth of a foot</w:t>
            </w:r>
          </w:p>
          <w:p w14:paraId="64075360" w14:textId="77777777" w:rsidR="00976071" w:rsidRPr="00C22778" w:rsidRDefault="00976071" w:rsidP="007369BE">
            <w:pPr>
              <w:pStyle w:val="TableBody"/>
              <w:keepNext/>
              <w:numPr>
                <w:ilvl w:val="0"/>
                <w:numId w:val="17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9 – Not to nearest foot</w:t>
            </w:r>
          </w:p>
          <w:p w14:paraId="2D90462A" w14:textId="4C8EF6B8" w:rsidR="00976071" w:rsidRPr="00C22778" w:rsidRDefault="00976071" w:rsidP="007369BE">
            <w:pPr>
              <w:pStyle w:val="TableBody"/>
              <w:keepNext/>
              <w:numPr>
                <w:ilvl w:val="0"/>
                <w:numId w:val="17"/>
              </w:numPr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U – Unknown</w:t>
            </w:r>
          </w:p>
          <w:p w14:paraId="335D4254" w14:textId="1515B89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Accuracy</w:t>
            </w:r>
          </w:p>
          <w:p w14:paraId="08166358" w14:textId="43AB9559" w:rsidR="00976071" w:rsidRPr="00C22778" w:rsidRDefault="00BC1C6C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Foot, tenth, hundredth, or not to nearest foot</w:t>
            </w:r>
          </w:p>
        </w:tc>
        <w:tc>
          <w:tcPr>
            <w:tcW w:w="3515" w:type="dxa"/>
            <w:hideMark/>
          </w:tcPr>
          <w:p w14:paraId="5DEDD5CC" w14:textId="77777777" w:rsidR="00976071" w:rsidRPr="00C22778" w:rsidRDefault="00976071" w:rsidP="00976071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302028DE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2FDB9529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Collection Agency</w:t>
            </w:r>
          </w:p>
        </w:tc>
        <w:tc>
          <w:tcPr>
            <w:tcW w:w="4050" w:type="dxa"/>
            <w:hideMark/>
          </w:tcPr>
          <w:p w14:paraId="7DAF3DB8" w14:textId="7D57F43D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Collection Agency</w:t>
            </w:r>
          </w:p>
          <w:p w14:paraId="15F62342" w14:textId="46DFC663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collection or co-op agency that collected groundwater level measurement.</w:t>
            </w:r>
          </w:p>
        </w:tc>
        <w:tc>
          <w:tcPr>
            <w:tcW w:w="3330" w:type="dxa"/>
            <w:hideMark/>
          </w:tcPr>
          <w:p w14:paraId="305A43C1" w14:textId="3241B183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Collecting/Co-op Agency</w:t>
            </w:r>
          </w:p>
          <w:p w14:paraId="1EB35AE5" w14:textId="518F49B9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the collecting/co-op agency that collected the groundwater level measurement.</w:t>
            </w:r>
          </w:p>
        </w:tc>
        <w:tc>
          <w:tcPr>
            <w:tcW w:w="3420" w:type="dxa"/>
            <w:hideMark/>
          </w:tcPr>
          <w:p w14:paraId="6CC5B842" w14:textId="1D43B10E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Collecting Agency</w:t>
            </w:r>
          </w:p>
          <w:p w14:paraId="61B2B458" w14:textId="010C217E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the agency that collected the groundwater level measurement.</w:t>
            </w:r>
          </w:p>
        </w:tc>
        <w:tc>
          <w:tcPr>
            <w:tcW w:w="2430" w:type="dxa"/>
            <w:hideMark/>
          </w:tcPr>
          <w:p w14:paraId="1FBD73CE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  <w:hideMark/>
          </w:tcPr>
          <w:p w14:paraId="55EBBF3B" w14:textId="48EC1DFB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Agency Code</w:t>
            </w:r>
          </w:p>
          <w:p w14:paraId="19BE5CD8" w14:textId="209AB071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Five-character code for the agency that is the source of data for a site or that is responsible for entering into GWSI</w:t>
            </w:r>
            <w:ins w:id="218" w:author="Author">
              <w:r w:rsidR="00B80979">
                <w:rPr>
                  <w:rFonts w:asciiTheme="minorHAnsi" w:hAnsiTheme="minorHAnsi" w:cstheme="minorHAnsi"/>
                  <w:spacing w:val="-2"/>
                  <w:szCs w:val="22"/>
                </w:rPr>
                <w:t>.</w:t>
              </w:r>
            </w:ins>
          </w:p>
          <w:p w14:paraId="4C73EFE4" w14:textId="2547135B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Person Making Measurement</w:t>
            </w:r>
          </w:p>
          <w:p w14:paraId="35D32324" w14:textId="4FA698D9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Six-character text field of the person making the water level measurement</w:t>
            </w:r>
          </w:p>
          <w:p w14:paraId="557E898A" w14:textId="32BE567D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Measuring Agency</w:t>
            </w:r>
          </w:p>
          <w:p w14:paraId="42106586" w14:textId="580B097C" w:rsidR="00976071" w:rsidRPr="00C22778" w:rsidRDefault="00BC1C6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Five-character code for the person who measured the water level</w:t>
            </w:r>
            <w:ins w:id="219" w:author="Author">
              <w:r w:rsidR="00B80979">
                <w:rPr>
                  <w:rFonts w:asciiTheme="minorHAnsi" w:hAnsiTheme="minorHAnsi" w:cstheme="minorHAnsi"/>
                  <w:spacing w:val="-2"/>
                  <w:szCs w:val="22"/>
                </w:rPr>
                <w:t>.</w:t>
              </w:r>
            </w:ins>
          </w:p>
        </w:tc>
        <w:tc>
          <w:tcPr>
            <w:tcW w:w="3515" w:type="dxa"/>
            <w:hideMark/>
          </w:tcPr>
          <w:p w14:paraId="0A13AEA8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1596F28B" w14:textId="77777777" w:rsidTr="0060192D">
        <w:trPr>
          <w:cantSplit/>
          <w:trHeight w:val="20"/>
        </w:trPr>
        <w:tc>
          <w:tcPr>
            <w:tcW w:w="1705" w:type="dxa"/>
            <w:noWrap/>
          </w:tcPr>
          <w:p w14:paraId="5CCC8B36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>Reporting Agency</w:t>
            </w:r>
          </w:p>
        </w:tc>
        <w:tc>
          <w:tcPr>
            <w:tcW w:w="4050" w:type="dxa"/>
          </w:tcPr>
          <w:p w14:paraId="37E2895E" w14:textId="062AC664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Reporting Agency</w:t>
            </w:r>
          </w:p>
          <w:p w14:paraId="2E058A28" w14:textId="67705169" w:rsidR="00976071" w:rsidRPr="00C22778" w:rsidRDefault="00E307EC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Full name of reporting agency that reports the groundwater level measurement.</w:t>
            </w:r>
          </w:p>
        </w:tc>
        <w:tc>
          <w:tcPr>
            <w:tcW w:w="3330" w:type="dxa"/>
          </w:tcPr>
          <w:p w14:paraId="1E04728D" w14:textId="77777777" w:rsidR="00612CAE" w:rsidRPr="00C22778" w:rsidRDefault="00612CAE" w:rsidP="00612CAE">
            <w:pPr>
              <w:pStyle w:val="TableBody"/>
              <w:spacing w:before="60" w:after="60"/>
              <w:rPr>
                <w:ins w:id="220" w:author="Author"/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ins w:id="221" w:author="Author">
              <w:r w:rsidRPr="00C22778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 xml:space="preserve">Attribute: </w:t>
              </w:r>
              <w:r w:rsidRPr="00C22778">
                <w:rPr>
                  <w:rFonts w:asciiTheme="minorHAnsi" w:hAnsiTheme="minorHAnsi" w:cstheme="minorHAnsi"/>
                  <w:spacing w:val="-2"/>
                  <w:szCs w:val="22"/>
                </w:rPr>
                <w:t>Reporting Agency</w:t>
              </w:r>
            </w:ins>
          </w:p>
          <w:p w14:paraId="2591FDD2" w14:textId="2BAB4C1D" w:rsidR="00976071" w:rsidRPr="00C22778" w:rsidRDefault="00612CAE" w:rsidP="00612CAE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ins w:id="222" w:author="Author">
              <w:r w:rsidRPr="00C22778">
                <w:rPr>
                  <w:rFonts w:asciiTheme="minorHAnsi" w:hAnsiTheme="minorHAnsi" w:cstheme="minorHAnsi"/>
                  <w:b/>
                  <w:bCs/>
                  <w:spacing w:val="-2"/>
                  <w:szCs w:val="22"/>
                </w:rPr>
                <w:t>Definition:</w:t>
              </w:r>
              <w:r w:rsidRPr="00C22778">
                <w:rPr>
                  <w:rFonts w:asciiTheme="minorHAnsi" w:hAnsiTheme="minorHAnsi" w:cstheme="minorHAnsi"/>
                  <w:b/>
                  <w:spacing w:val="-2"/>
                  <w:szCs w:val="22"/>
                </w:rPr>
                <w:t xml:space="preserve"> </w:t>
              </w:r>
              <w:r w:rsidRPr="00C22778">
                <w:rPr>
                  <w:rFonts w:asciiTheme="minorHAnsi" w:hAnsiTheme="minorHAnsi" w:cstheme="minorHAnsi"/>
                  <w:spacing w:val="-2"/>
                  <w:szCs w:val="22"/>
                </w:rPr>
                <w:t>Full name of reporting agency that reports the groundwater level measurement.</w:t>
              </w:r>
            </w:ins>
            <w:del w:id="223" w:author="Author">
              <w:r w:rsidR="00976071" w:rsidRPr="00C22778" w:rsidDel="00612CAE">
                <w:rPr>
                  <w:rFonts w:asciiTheme="minorHAnsi" w:hAnsiTheme="minorHAnsi" w:cstheme="minorHAnsi"/>
                  <w:spacing w:val="-2"/>
                  <w:szCs w:val="22"/>
                </w:rPr>
                <w:delText>Not reported.</w:delText>
              </w:r>
            </w:del>
          </w:p>
        </w:tc>
        <w:tc>
          <w:tcPr>
            <w:tcW w:w="3420" w:type="dxa"/>
          </w:tcPr>
          <w:p w14:paraId="6CC31A3B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2430" w:type="dxa"/>
          </w:tcPr>
          <w:p w14:paraId="13D24B70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240" w:type="dxa"/>
          </w:tcPr>
          <w:p w14:paraId="05A4C0DD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</w:tcPr>
          <w:p w14:paraId="1C87821A" w14:textId="77777777" w:rsidR="00976071" w:rsidRPr="00C22778" w:rsidRDefault="00976071" w:rsidP="00976071">
            <w:pPr>
              <w:pStyle w:val="TableBody"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  <w:tr w:rsidR="00976071" w:rsidRPr="00C22778" w14:paraId="5857A9BB" w14:textId="77777777" w:rsidTr="0060192D">
        <w:trPr>
          <w:cantSplit/>
          <w:trHeight w:val="20"/>
        </w:trPr>
        <w:tc>
          <w:tcPr>
            <w:tcW w:w="1705" w:type="dxa"/>
            <w:noWrap/>
            <w:hideMark/>
          </w:tcPr>
          <w:p w14:paraId="5AE382D4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b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lastRenderedPageBreak/>
              <w:t>Water Level Comments</w:t>
            </w:r>
          </w:p>
        </w:tc>
        <w:tc>
          <w:tcPr>
            <w:tcW w:w="4050" w:type="dxa"/>
            <w:hideMark/>
          </w:tcPr>
          <w:p w14:paraId="4685ED84" w14:textId="4B08B760" w:rsidR="00E307EC" w:rsidRPr="00C22778" w:rsidRDefault="00E307EC" w:rsidP="00E307E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Comments</w:t>
            </w:r>
          </w:p>
          <w:p w14:paraId="651EF207" w14:textId="1AF5B1A7" w:rsidR="00976071" w:rsidRPr="00C22778" w:rsidRDefault="00E307E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>Definition:</w:t>
            </w:r>
            <w:r w:rsidR="00976071" w:rsidRPr="00C22778">
              <w:rPr>
                <w:rFonts w:asciiTheme="minorHAnsi" w:hAnsiTheme="minorHAnsi" w:cstheme="minorHAnsi"/>
                <w:b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General description or other notes associated with groundwater level measurement.</w:t>
            </w:r>
          </w:p>
        </w:tc>
        <w:tc>
          <w:tcPr>
            <w:tcW w:w="3330" w:type="dxa"/>
            <w:hideMark/>
          </w:tcPr>
          <w:p w14:paraId="40E469E7" w14:textId="1A556518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Water Level Measurement Comments</w:t>
            </w:r>
          </w:p>
          <w:p w14:paraId="6F37EFC6" w14:textId="25C93F99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</w:p>
        </w:tc>
        <w:tc>
          <w:tcPr>
            <w:tcW w:w="3420" w:type="dxa"/>
            <w:hideMark/>
          </w:tcPr>
          <w:p w14:paraId="341374B0" w14:textId="286FC008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Comments</w:t>
            </w:r>
          </w:p>
          <w:p w14:paraId="4FF67B16" w14:textId="0531AE29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Use this field to explain special circumstances related to the water level measurement not indicated in other fields.</w:t>
            </w:r>
            <w:r w:rsidR="00976071" w:rsidRPr="00C22778" w:rsidDel="009C581C">
              <w:rPr>
                <w:rFonts w:asciiTheme="minorHAnsi" w:hAnsiTheme="minorHAnsi" w:cstheme="minorHAnsi"/>
                <w:spacing w:val="-2"/>
                <w:szCs w:val="22"/>
              </w:rPr>
              <w:t xml:space="preserve">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 xml:space="preserve">Also specify whether the information previously submitted or overwrites existing data. </w:t>
            </w:r>
          </w:p>
        </w:tc>
        <w:tc>
          <w:tcPr>
            <w:tcW w:w="2430" w:type="dxa"/>
            <w:hideMark/>
          </w:tcPr>
          <w:p w14:paraId="4154E020" w14:textId="6226CACC" w:rsidR="00BC1C6C" w:rsidRPr="00C22778" w:rsidRDefault="00BC1C6C" w:rsidP="00BC1C6C">
            <w:pPr>
              <w:pStyle w:val="TableBody"/>
              <w:spacing w:before="60" w:after="60"/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Attribute: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GW_MEAS_DESC</w:t>
            </w:r>
          </w:p>
          <w:p w14:paraId="3DDCD415" w14:textId="4D430ACC" w:rsidR="00976071" w:rsidRPr="00C22778" w:rsidRDefault="00BC1C6C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b/>
                <w:bCs/>
                <w:spacing w:val="-2"/>
                <w:szCs w:val="22"/>
              </w:rPr>
              <w:t xml:space="preserve">Definition: </w:t>
            </w:r>
            <w:r w:rsidR="00976071" w:rsidRPr="00C22778">
              <w:rPr>
                <w:rFonts w:asciiTheme="minorHAnsi" w:hAnsiTheme="minorHAnsi" w:cstheme="minorHAnsi"/>
                <w:spacing w:val="-2"/>
                <w:szCs w:val="22"/>
              </w:rPr>
              <w:t>DTW general description.</w:t>
            </w:r>
          </w:p>
        </w:tc>
        <w:tc>
          <w:tcPr>
            <w:tcW w:w="3240" w:type="dxa"/>
            <w:hideMark/>
          </w:tcPr>
          <w:p w14:paraId="5BC10258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  <w:tc>
          <w:tcPr>
            <w:tcW w:w="3515" w:type="dxa"/>
            <w:hideMark/>
          </w:tcPr>
          <w:p w14:paraId="1683C635" w14:textId="77777777" w:rsidR="00976071" w:rsidRPr="00C22778" w:rsidRDefault="00976071" w:rsidP="00CE260A">
            <w:pPr>
              <w:pStyle w:val="TableBody"/>
              <w:keepNext/>
              <w:spacing w:before="60" w:after="60"/>
              <w:rPr>
                <w:rFonts w:asciiTheme="minorHAnsi" w:hAnsiTheme="minorHAnsi" w:cstheme="minorHAnsi"/>
                <w:spacing w:val="-2"/>
                <w:szCs w:val="22"/>
              </w:rPr>
            </w:pPr>
            <w:r w:rsidRPr="00C22778">
              <w:rPr>
                <w:rFonts w:asciiTheme="minorHAnsi" w:hAnsiTheme="minorHAnsi" w:cstheme="minorHAnsi"/>
                <w:spacing w:val="-2"/>
                <w:szCs w:val="22"/>
              </w:rPr>
              <w:t>Not reported.</w:t>
            </w:r>
          </w:p>
        </w:tc>
      </w:tr>
    </w:tbl>
    <w:p w14:paraId="40D19C73" w14:textId="1BB19C51" w:rsidR="00E878A1" w:rsidRDefault="00E878A1" w:rsidP="00CE260A">
      <w:pPr>
        <w:pStyle w:val="TableNotes"/>
        <w:keepNext/>
        <w:rPr>
          <w:ins w:id="224" w:author="Author"/>
        </w:rPr>
      </w:pPr>
      <w:ins w:id="225" w:author="Author">
        <w:r w:rsidRPr="007840FF">
          <w:rPr>
            <w:vertAlign w:val="superscript"/>
          </w:rPr>
          <w:t>[a]</w:t>
        </w:r>
        <w:r>
          <w:t xml:space="preserve"> The National Water Information System</w:t>
        </w:r>
        <w:r w:rsidR="00B80979">
          <w:t xml:space="preserve"> (NWIS)</w:t>
        </w:r>
        <w:r>
          <w:t xml:space="preserve"> has been decommissioned and replaced by the US Geological Survey’s Water Data for the Nation</w:t>
        </w:r>
        <w:del w:id="226" w:author="Author">
          <w:r w:rsidDel="007840FF">
            <w:delText xml:space="preserve">. </w:delText>
          </w:r>
          <w:r w:rsidRPr="00E878A1" w:rsidDel="007840FF">
            <w:delText>Water Data for the Nation</w:delText>
          </w:r>
        </w:del>
        <w:r w:rsidR="007840FF">
          <w:t>, which</w:t>
        </w:r>
        <w:r w:rsidRPr="00E878A1">
          <w:t xml:space="preserve"> includes many of the same features as NWIS; however, NWIS had been used for the creation of the data reporting formats under this effort prior to its decommissioning.</w:t>
        </w:r>
      </w:ins>
    </w:p>
    <w:p w14:paraId="1AD2FA40" w14:textId="053ED06D" w:rsidR="00976071" w:rsidRPr="00976071" w:rsidRDefault="00976071" w:rsidP="00CE260A">
      <w:pPr>
        <w:pStyle w:val="TableNotes"/>
        <w:keepNext/>
      </w:pPr>
      <w:r w:rsidRPr="00976071">
        <w:t>Multiple reporting fields may be included in an attribute based on the program’s reporting format.</w:t>
      </w:r>
    </w:p>
    <w:p w14:paraId="6FE97E93" w14:textId="03FA08FB" w:rsidR="00C22778" w:rsidRDefault="00C22778" w:rsidP="00CE260A">
      <w:pPr>
        <w:pStyle w:val="TableNotes"/>
        <w:keepNext/>
        <w:rPr>
          <w:ins w:id="227" w:author="Author"/>
        </w:rPr>
      </w:pPr>
      <w:proofErr w:type="spellStart"/>
      <w:ins w:id="228" w:author="Author">
        <w:r>
          <w:t>bgs</w:t>
        </w:r>
        <w:proofErr w:type="spellEnd"/>
        <w:r>
          <w:t xml:space="preserve"> = </w:t>
        </w:r>
        <w:r w:rsidRPr="00C22778">
          <w:rPr>
            <w:rFonts w:asciiTheme="minorHAnsi" w:hAnsiTheme="minorHAnsi" w:cstheme="minorHAnsi"/>
            <w:spacing w:val="-2"/>
            <w:szCs w:val="22"/>
          </w:rPr>
          <w:t>below ground surface</w:t>
        </w:r>
      </w:ins>
    </w:p>
    <w:p w14:paraId="1BFF8004" w14:textId="0E6C6849" w:rsidR="00976071" w:rsidRPr="00976071" w:rsidRDefault="00976071" w:rsidP="00CE260A">
      <w:pPr>
        <w:pStyle w:val="TableNotes"/>
        <w:keepNext/>
      </w:pPr>
      <w:r w:rsidRPr="00AE36A8">
        <w:t xml:space="preserve">CASGEM = </w:t>
      </w:r>
      <w:r w:rsidRPr="00976071">
        <w:t>California Statewide Groundwater Elevation Monitoring</w:t>
      </w:r>
    </w:p>
    <w:p w14:paraId="33DEE834" w14:textId="77777777" w:rsidR="00976071" w:rsidRPr="00976071" w:rsidRDefault="00976071" w:rsidP="00CE260A">
      <w:pPr>
        <w:pStyle w:val="TableNotes"/>
        <w:keepNext/>
      </w:pPr>
      <w:r w:rsidRPr="00976071">
        <w:t>DTW = depth to water</w:t>
      </w:r>
    </w:p>
    <w:p w14:paraId="097EE910" w14:textId="77777777" w:rsidR="00976071" w:rsidRDefault="00976071" w:rsidP="00CE260A">
      <w:pPr>
        <w:pStyle w:val="TableNotes"/>
        <w:keepNext/>
        <w:rPr>
          <w:ins w:id="229" w:author="Author"/>
        </w:rPr>
      </w:pPr>
      <w:r w:rsidRPr="00976071">
        <w:t>GS = ground surface</w:t>
      </w:r>
    </w:p>
    <w:p w14:paraId="6AAA5379" w14:textId="3FF24188" w:rsidR="00DE7AE3" w:rsidRDefault="00DE7AE3" w:rsidP="00CE260A">
      <w:pPr>
        <w:pStyle w:val="TableNotes"/>
        <w:keepNext/>
        <w:rPr>
          <w:ins w:id="230" w:author="Author"/>
        </w:rPr>
      </w:pPr>
      <w:ins w:id="231" w:author="Author">
        <w:r>
          <w:t>GSE = ground</w:t>
        </w:r>
        <w:r w:rsidR="00CA11DA">
          <w:t xml:space="preserve"> surface</w:t>
        </w:r>
        <w:r>
          <w:t xml:space="preserve"> elevation</w:t>
        </w:r>
      </w:ins>
    </w:p>
    <w:p w14:paraId="03E93636" w14:textId="383359E4" w:rsidR="00CA11DA" w:rsidRDefault="00CA11DA" w:rsidP="00CE260A">
      <w:pPr>
        <w:pStyle w:val="TableNotes"/>
        <w:keepNext/>
        <w:rPr>
          <w:ins w:id="232" w:author="Author"/>
        </w:rPr>
      </w:pPr>
      <w:ins w:id="233" w:author="Author">
        <w:r>
          <w:t>GWE = groundwater elevation</w:t>
        </w:r>
      </w:ins>
    </w:p>
    <w:p w14:paraId="05AC6B79" w14:textId="7E1AF342" w:rsidR="004B4D68" w:rsidRDefault="004B4D68" w:rsidP="00CE260A">
      <w:pPr>
        <w:pStyle w:val="TableNotes"/>
        <w:keepNext/>
        <w:rPr>
          <w:ins w:id="234" w:author="Author"/>
          <w:rFonts w:asciiTheme="minorHAnsi" w:hAnsiTheme="minorHAnsi" w:cstheme="minorHAnsi"/>
          <w:spacing w:val="-2"/>
          <w:szCs w:val="22"/>
        </w:rPr>
      </w:pPr>
      <w:ins w:id="235" w:author="Author">
        <w:r>
          <w:t xml:space="preserve">GWUDI = </w:t>
        </w:r>
        <w:r w:rsidRPr="00C22778">
          <w:rPr>
            <w:rFonts w:asciiTheme="minorHAnsi" w:hAnsiTheme="minorHAnsi" w:cstheme="minorHAnsi"/>
            <w:spacing w:val="-2"/>
            <w:szCs w:val="22"/>
          </w:rPr>
          <w:t>ground water under direct influence</w:t>
        </w:r>
      </w:ins>
    </w:p>
    <w:p w14:paraId="349C9BE5" w14:textId="02C9A771" w:rsidR="006D1C06" w:rsidRPr="00976071" w:rsidRDefault="006D1C06" w:rsidP="00CE260A">
      <w:pPr>
        <w:pStyle w:val="TableNotes"/>
        <w:keepNext/>
      </w:pPr>
      <w:ins w:id="236" w:author="Author">
        <w:r>
          <w:rPr>
            <w:rFonts w:asciiTheme="minorHAnsi" w:hAnsiTheme="minorHAnsi" w:cstheme="minorHAnsi"/>
            <w:spacing w:val="-2"/>
            <w:szCs w:val="22"/>
          </w:rPr>
          <w:t>ID = identification</w:t>
        </w:r>
      </w:ins>
    </w:p>
    <w:p w14:paraId="64BFB9F1" w14:textId="77777777" w:rsidR="00976071" w:rsidRPr="00976071" w:rsidRDefault="00976071" w:rsidP="00CE260A">
      <w:pPr>
        <w:pStyle w:val="TableNotes"/>
        <w:keepNext/>
      </w:pPr>
      <w:r w:rsidRPr="00976071">
        <w:t>LSD = land surface datum</w:t>
      </w:r>
    </w:p>
    <w:p w14:paraId="2A4D360F" w14:textId="77777777" w:rsidR="00976071" w:rsidRPr="00AE36A8" w:rsidRDefault="00976071" w:rsidP="00CE260A">
      <w:pPr>
        <w:pStyle w:val="TableNotes"/>
        <w:keepNext/>
      </w:pPr>
      <w:r w:rsidRPr="00976071">
        <w:t>NAVD88 = North American Vertical Datum of 1988</w:t>
      </w:r>
      <w:r w:rsidRPr="00AE36A8">
        <w:br/>
        <w:t>PST = Pacific Standard Time</w:t>
      </w:r>
      <w:r w:rsidRPr="00AE36A8">
        <w:br/>
        <w:t>RP = reference point</w:t>
      </w:r>
    </w:p>
    <w:p w14:paraId="6F1F9950" w14:textId="77777777" w:rsidR="00976071" w:rsidRPr="00976071" w:rsidRDefault="00976071" w:rsidP="00976071">
      <w:pPr>
        <w:pStyle w:val="TableNotes"/>
      </w:pPr>
      <w:r w:rsidRPr="00AE36A8">
        <w:t>RPE = reference point elevation</w:t>
      </w:r>
      <w:r w:rsidRPr="00AE36A8">
        <w:br/>
        <w:t>RRP = reading at reference point</w:t>
      </w:r>
      <w:r w:rsidRPr="00AE36A8">
        <w:br/>
        <w:t>RWS = reading at water surface</w:t>
      </w:r>
    </w:p>
    <w:p w14:paraId="2A499749" w14:textId="77777777" w:rsidR="00976071" w:rsidRPr="00976071" w:rsidRDefault="00976071" w:rsidP="00976071">
      <w:pPr>
        <w:pStyle w:val="TableNotes"/>
      </w:pPr>
      <w:r w:rsidRPr="00976071">
        <w:t>SAFER= Safe and Affordable Funding for Equity and Resilience Program</w:t>
      </w:r>
    </w:p>
    <w:p w14:paraId="643DA3DC" w14:textId="77777777" w:rsidR="0013475D" w:rsidRPr="00976071" w:rsidRDefault="00976071" w:rsidP="00976071">
      <w:pPr>
        <w:pStyle w:val="TableNotes"/>
      </w:pPr>
      <w:r w:rsidRPr="00976071">
        <w:t>WS = water surface</w:t>
      </w:r>
      <w:r w:rsidRPr="00AE36A8">
        <w:br/>
        <w:t>WSE = water surface elevation</w:t>
      </w:r>
      <w:bookmarkEnd w:id="0"/>
      <w:bookmarkEnd w:id="1"/>
      <w:bookmarkEnd w:id="2"/>
      <w:bookmarkEnd w:id="7"/>
    </w:p>
    <w:sectPr w:rsidR="0013475D" w:rsidRPr="00976071" w:rsidSect="00ED3F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4480" w:h="15840" w:orient="landscape" w:code="1"/>
      <w:pgMar w:top="1440" w:right="1440" w:bottom="1440" w:left="144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DA9E" w14:textId="77777777" w:rsidR="0078567E" w:rsidRDefault="0078567E" w:rsidP="00BD1885">
      <w:r>
        <w:separator/>
      </w:r>
    </w:p>
  </w:endnote>
  <w:endnote w:type="continuationSeparator" w:id="0">
    <w:p w14:paraId="4068335A" w14:textId="77777777" w:rsidR="0078567E" w:rsidRDefault="0078567E" w:rsidP="00BD1885">
      <w:r>
        <w:continuationSeparator/>
      </w:r>
    </w:p>
  </w:endnote>
  <w:endnote w:type="continuationNotice" w:id="1">
    <w:p w14:paraId="675294EF" w14:textId="77777777" w:rsidR="0078567E" w:rsidRDefault="0078567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64CF001D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del w:id="237" w:author="Author">
      <w:r w:rsidDel="000160E4">
        <w:delText xml:space="preserve">Draft </w:delText>
      </w:r>
      <w:r w:rsidR="00FC57DB" w:rsidDel="000160E4">
        <w:delText xml:space="preserve">July </w:delText>
      </w:r>
    </w:del>
    <w:ins w:id="238" w:author="Author">
      <w:r w:rsidR="000160E4">
        <w:t xml:space="preserve">APRIL </w:t>
      </w:r>
    </w:ins>
    <w:r w:rsidR="00FC57DB">
      <w:t>202</w:t>
    </w:r>
    <w:ins w:id="239" w:author="Author">
      <w:r w:rsidR="000160E4">
        <w:t>6</w:t>
      </w:r>
    </w:ins>
    <w:del w:id="240" w:author="Author">
      <w:r w:rsidR="00FC57DB" w:rsidDel="000160E4">
        <w:delText>5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5D981769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del w:id="241" w:author="Author">
      <w:r w:rsidDel="000160E4">
        <w:delText xml:space="preserve">Draft </w:delText>
      </w:r>
      <w:r w:rsidR="00FC57DB" w:rsidDel="000160E4">
        <w:delText>July</w:delText>
      </w:r>
    </w:del>
    <w:ins w:id="242" w:author="Author">
      <w:r w:rsidR="000160E4">
        <w:t>APRIL</w:t>
      </w:r>
    </w:ins>
    <w:r w:rsidR="00FC57DB">
      <w:t xml:space="preserve"> 202</w:t>
    </w:r>
    <w:ins w:id="243" w:author="Author">
      <w:r w:rsidR="000160E4">
        <w:t>6</w:t>
      </w:r>
    </w:ins>
    <w:del w:id="244" w:author="Author">
      <w:r w:rsidR="00FC57DB" w:rsidDel="000160E4">
        <w:delText>5</w:delText>
      </w:r>
    </w:del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29705B43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del w:id="245" w:author="Author">
      <w:r w:rsidDel="000160E4">
        <w:delText xml:space="preserve">Draft </w:delText>
      </w:r>
      <w:r w:rsidR="00FC57DB" w:rsidDel="000160E4">
        <w:delText>July</w:delText>
      </w:r>
    </w:del>
    <w:ins w:id="246" w:author="Author">
      <w:r w:rsidR="000160E4">
        <w:t>APRIL</w:t>
      </w:r>
    </w:ins>
    <w:r w:rsidR="00FC57DB">
      <w:t xml:space="preserve"> 202</w:t>
    </w:r>
    <w:ins w:id="247" w:author="Author">
      <w:r w:rsidR="000160E4">
        <w:t>6</w:t>
      </w:r>
    </w:ins>
    <w:del w:id="248" w:author="Author">
      <w:r w:rsidR="00FC57DB" w:rsidDel="000160E4">
        <w:delText>5</w:delText>
      </w:r>
    </w:del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9820" w14:textId="77777777" w:rsidR="0078567E" w:rsidRDefault="0078567E" w:rsidP="00BD1885">
      <w:r>
        <w:separator/>
      </w:r>
    </w:p>
  </w:footnote>
  <w:footnote w:type="continuationSeparator" w:id="0">
    <w:p w14:paraId="0284EACA" w14:textId="77777777" w:rsidR="0078567E" w:rsidRDefault="0078567E" w:rsidP="00BD1885">
      <w:r>
        <w:continuationSeparator/>
      </w:r>
    </w:p>
  </w:footnote>
  <w:footnote w:type="continuationNotice" w:id="1">
    <w:p w14:paraId="0CA07120" w14:textId="77777777" w:rsidR="0078567E" w:rsidRDefault="0078567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051A2D1A">
                <wp:extent cx="923278" cy="640080"/>
                <wp:effectExtent l="0" t="0" r="0" b="7620"/>
                <wp:docPr id="356706003" name="Picture 356706003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478849DB">
                <wp:extent cx="2189073" cy="640080"/>
                <wp:effectExtent l="0" t="0" r="0" b="0"/>
                <wp:docPr id="1561105187" name="Picture 1561105187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01BF4A1B">
                <wp:extent cx="630382" cy="640080"/>
                <wp:effectExtent l="0" t="0" r="0" b="7620"/>
                <wp:docPr id="1660261112" name="Picture 1660261112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4C9"/>
    <w:multiLevelType w:val="hybridMultilevel"/>
    <w:tmpl w:val="4316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497F97"/>
    <w:multiLevelType w:val="hybridMultilevel"/>
    <w:tmpl w:val="162A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14CFE"/>
    <w:multiLevelType w:val="hybridMultilevel"/>
    <w:tmpl w:val="08E2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503E2"/>
    <w:multiLevelType w:val="hybridMultilevel"/>
    <w:tmpl w:val="28EA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359FA"/>
    <w:multiLevelType w:val="hybridMultilevel"/>
    <w:tmpl w:val="09EE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9621F"/>
    <w:multiLevelType w:val="hybridMultilevel"/>
    <w:tmpl w:val="0762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85563"/>
    <w:multiLevelType w:val="hybridMultilevel"/>
    <w:tmpl w:val="0D32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F6A96"/>
    <w:multiLevelType w:val="hybridMultilevel"/>
    <w:tmpl w:val="B122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F72C9"/>
    <w:multiLevelType w:val="hybridMultilevel"/>
    <w:tmpl w:val="C15EC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D5B90"/>
    <w:multiLevelType w:val="hybridMultilevel"/>
    <w:tmpl w:val="E33E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79887">
    <w:abstractNumId w:val="14"/>
  </w:num>
  <w:num w:numId="2" w16cid:durableId="161092319">
    <w:abstractNumId w:val="11"/>
    <w:lvlOverride w:ilvl="0">
      <w:startOverride w:val="1"/>
    </w:lvlOverride>
  </w:num>
  <w:num w:numId="3" w16cid:durableId="2076197890">
    <w:abstractNumId w:val="1"/>
    <w:lvlOverride w:ilvl="0">
      <w:startOverride w:val="1"/>
    </w:lvlOverride>
  </w:num>
  <w:num w:numId="4" w16cid:durableId="2133742737">
    <w:abstractNumId w:val="2"/>
  </w:num>
  <w:num w:numId="5" w16cid:durableId="1673335225">
    <w:abstractNumId w:val="8"/>
  </w:num>
  <w:num w:numId="6" w16cid:durableId="700713776">
    <w:abstractNumId w:val="11"/>
    <w:lvlOverride w:ilvl="0">
      <w:startOverride w:val="1"/>
    </w:lvlOverride>
  </w:num>
  <w:num w:numId="7" w16cid:durableId="233395160">
    <w:abstractNumId w:val="9"/>
  </w:num>
  <w:num w:numId="8" w16cid:durableId="1805854646">
    <w:abstractNumId w:val="12"/>
  </w:num>
  <w:num w:numId="9" w16cid:durableId="379668438">
    <w:abstractNumId w:val="13"/>
  </w:num>
  <w:num w:numId="10" w16cid:durableId="1419786172">
    <w:abstractNumId w:val="1"/>
  </w:num>
  <w:num w:numId="11" w16cid:durableId="1970430092">
    <w:abstractNumId w:val="11"/>
  </w:num>
  <w:num w:numId="12" w16cid:durableId="1824083662">
    <w:abstractNumId w:val="3"/>
  </w:num>
  <w:num w:numId="13" w16cid:durableId="625622006">
    <w:abstractNumId w:val="0"/>
  </w:num>
  <w:num w:numId="14" w16cid:durableId="1125395389">
    <w:abstractNumId w:val="7"/>
  </w:num>
  <w:num w:numId="15" w16cid:durableId="846018140">
    <w:abstractNumId w:val="5"/>
  </w:num>
  <w:num w:numId="16" w16cid:durableId="793989459">
    <w:abstractNumId w:val="6"/>
  </w:num>
  <w:num w:numId="17" w16cid:durableId="416874759">
    <w:abstractNumId w:val="4"/>
  </w:num>
  <w:num w:numId="18" w16cid:durableId="1601068003">
    <w:abstractNumId w:val="15"/>
  </w:num>
  <w:num w:numId="19" w16cid:durableId="360016822">
    <w:abstractNumId w:val="16"/>
  </w:num>
  <w:num w:numId="20" w16cid:durableId="660811126">
    <w:abstractNumId w:val="10"/>
  </w:num>
  <w:num w:numId="21" w16cid:durableId="14427700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mirrorMargin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0919"/>
    <w:rsid w:val="00004D45"/>
    <w:rsid w:val="00010718"/>
    <w:rsid w:val="000160E4"/>
    <w:rsid w:val="000163F6"/>
    <w:rsid w:val="00021201"/>
    <w:rsid w:val="000230B3"/>
    <w:rsid w:val="000344B3"/>
    <w:rsid w:val="00034BBF"/>
    <w:rsid w:val="00035968"/>
    <w:rsid w:val="00037737"/>
    <w:rsid w:val="000422A4"/>
    <w:rsid w:val="0004746B"/>
    <w:rsid w:val="0005317C"/>
    <w:rsid w:val="000647BA"/>
    <w:rsid w:val="00064BF8"/>
    <w:rsid w:val="00067C00"/>
    <w:rsid w:val="00075C5B"/>
    <w:rsid w:val="00081195"/>
    <w:rsid w:val="00086426"/>
    <w:rsid w:val="0009360B"/>
    <w:rsid w:val="000978A2"/>
    <w:rsid w:val="000A00C3"/>
    <w:rsid w:val="000A21FB"/>
    <w:rsid w:val="000B0820"/>
    <w:rsid w:val="000B2C63"/>
    <w:rsid w:val="000B4B46"/>
    <w:rsid w:val="000B4C9D"/>
    <w:rsid w:val="000C224E"/>
    <w:rsid w:val="000D1E74"/>
    <w:rsid w:val="000D4181"/>
    <w:rsid w:val="000E03C3"/>
    <w:rsid w:val="000E0A7F"/>
    <w:rsid w:val="000E0BB3"/>
    <w:rsid w:val="000E36AB"/>
    <w:rsid w:val="000E5341"/>
    <w:rsid w:val="000E5C3B"/>
    <w:rsid w:val="000F0E4A"/>
    <w:rsid w:val="000F2CFD"/>
    <w:rsid w:val="000F2FB3"/>
    <w:rsid w:val="000F4386"/>
    <w:rsid w:val="000F5A3B"/>
    <w:rsid w:val="001041CC"/>
    <w:rsid w:val="00105111"/>
    <w:rsid w:val="00105F6E"/>
    <w:rsid w:val="0011022B"/>
    <w:rsid w:val="001159D3"/>
    <w:rsid w:val="001163BA"/>
    <w:rsid w:val="00116545"/>
    <w:rsid w:val="00121340"/>
    <w:rsid w:val="00122C09"/>
    <w:rsid w:val="001259E2"/>
    <w:rsid w:val="001271F5"/>
    <w:rsid w:val="001329B2"/>
    <w:rsid w:val="0013475D"/>
    <w:rsid w:val="00136A16"/>
    <w:rsid w:val="00140038"/>
    <w:rsid w:val="001416B1"/>
    <w:rsid w:val="00141EDA"/>
    <w:rsid w:val="0014531E"/>
    <w:rsid w:val="0014715F"/>
    <w:rsid w:val="00151133"/>
    <w:rsid w:val="0015689E"/>
    <w:rsid w:val="001658B1"/>
    <w:rsid w:val="0017018F"/>
    <w:rsid w:val="001804DA"/>
    <w:rsid w:val="00183015"/>
    <w:rsid w:val="001839A8"/>
    <w:rsid w:val="001844CD"/>
    <w:rsid w:val="001844E4"/>
    <w:rsid w:val="00184EF3"/>
    <w:rsid w:val="001863F3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B02E6"/>
    <w:rsid w:val="001B092A"/>
    <w:rsid w:val="001B1AD6"/>
    <w:rsid w:val="001B387B"/>
    <w:rsid w:val="001B5F01"/>
    <w:rsid w:val="001D0255"/>
    <w:rsid w:val="001D27E3"/>
    <w:rsid w:val="001D679A"/>
    <w:rsid w:val="001E370E"/>
    <w:rsid w:val="001E52E6"/>
    <w:rsid w:val="001E5EC4"/>
    <w:rsid w:val="001F184E"/>
    <w:rsid w:val="001F19F1"/>
    <w:rsid w:val="001F5148"/>
    <w:rsid w:val="002019F7"/>
    <w:rsid w:val="002031E9"/>
    <w:rsid w:val="002035E4"/>
    <w:rsid w:val="00204862"/>
    <w:rsid w:val="0021416E"/>
    <w:rsid w:val="00220534"/>
    <w:rsid w:val="002249D1"/>
    <w:rsid w:val="00226F80"/>
    <w:rsid w:val="00230682"/>
    <w:rsid w:val="0023179F"/>
    <w:rsid w:val="002445D9"/>
    <w:rsid w:val="0024480C"/>
    <w:rsid w:val="00244AB9"/>
    <w:rsid w:val="0024659B"/>
    <w:rsid w:val="00247FAD"/>
    <w:rsid w:val="00251FD0"/>
    <w:rsid w:val="00256270"/>
    <w:rsid w:val="0025688E"/>
    <w:rsid w:val="00264718"/>
    <w:rsid w:val="00270D97"/>
    <w:rsid w:val="00273C4D"/>
    <w:rsid w:val="002755CF"/>
    <w:rsid w:val="00275C5A"/>
    <w:rsid w:val="002765D2"/>
    <w:rsid w:val="002774E6"/>
    <w:rsid w:val="00280DCF"/>
    <w:rsid w:val="00281CE4"/>
    <w:rsid w:val="002842F6"/>
    <w:rsid w:val="002979A6"/>
    <w:rsid w:val="002A1243"/>
    <w:rsid w:val="002A212D"/>
    <w:rsid w:val="002A30FE"/>
    <w:rsid w:val="002A4375"/>
    <w:rsid w:val="002B14E6"/>
    <w:rsid w:val="002B644F"/>
    <w:rsid w:val="002B6EA6"/>
    <w:rsid w:val="002C3BAC"/>
    <w:rsid w:val="002C5293"/>
    <w:rsid w:val="002C5FC7"/>
    <w:rsid w:val="002F3298"/>
    <w:rsid w:val="00300252"/>
    <w:rsid w:val="00301B5C"/>
    <w:rsid w:val="00302F53"/>
    <w:rsid w:val="00304827"/>
    <w:rsid w:val="00305CFF"/>
    <w:rsid w:val="00315DA6"/>
    <w:rsid w:val="0033181C"/>
    <w:rsid w:val="00334E29"/>
    <w:rsid w:val="003407DB"/>
    <w:rsid w:val="00344F70"/>
    <w:rsid w:val="00345B64"/>
    <w:rsid w:val="00345CE6"/>
    <w:rsid w:val="003466D9"/>
    <w:rsid w:val="00346F49"/>
    <w:rsid w:val="003479E4"/>
    <w:rsid w:val="00350D0C"/>
    <w:rsid w:val="00351396"/>
    <w:rsid w:val="00355BB7"/>
    <w:rsid w:val="003561DB"/>
    <w:rsid w:val="00364C1A"/>
    <w:rsid w:val="00364E62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7E5"/>
    <w:rsid w:val="003B4820"/>
    <w:rsid w:val="003B6C4B"/>
    <w:rsid w:val="003B6FA9"/>
    <w:rsid w:val="003B75C2"/>
    <w:rsid w:val="003C2407"/>
    <w:rsid w:val="003C2551"/>
    <w:rsid w:val="003C5F86"/>
    <w:rsid w:val="003E109F"/>
    <w:rsid w:val="003E4096"/>
    <w:rsid w:val="003E670F"/>
    <w:rsid w:val="003E7930"/>
    <w:rsid w:val="00416417"/>
    <w:rsid w:val="004169EA"/>
    <w:rsid w:val="00420C4C"/>
    <w:rsid w:val="004227CF"/>
    <w:rsid w:val="004231DE"/>
    <w:rsid w:val="00427EE6"/>
    <w:rsid w:val="0043107C"/>
    <w:rsid w:val="004338D0"/>
    <w:rsid w:val="00434807"/>
    <w:rsid w:val="00435143"/>
    <w:rsid w:val="00440160"/>
    <w:rsid w:val="00446598"/>
    <w:rsid w:val="00447B78"/>
    <w:rsid w:val="00455D80"/>
    <w:rsid w:val="00456F8B"/>
    <w:rsid w:val="00460988"/>
    <w:rsid w:val="004614C5"/>
    <w:rsid w:val="00461F67"/>
    <w:rsid w:val="00480A7B"/>
    <w:rsid w:val="00481757"/>
    <w:rsid w:val="00487194"/>
    <w:rsid w:val="0049129A"/>
    <w:rsid w:val="00492B9D"/>
    <w:rsid w:val="0049414F"/>
    <w:rsid w:val="00496A0A"/>
    <w:rsid w:val="004A0026"/>
    <w:rsid w:val="004B4D68"/>
    <w:rsid w:val="004C253D"/>
    <w:rsid w:val="004C2BB3"/>
    <w:rsid w:val="004C395F"/>
    <w:rsid w:val="004C5640"/>
    <w:rsid w:val="004E26A1"/>
    <w:rsid w:val="004E581B"/>
    <w:rsid w:val="004E7637"/>
    <w:rsid w:val="004F3D5D"/>
    <w:rsid w:val="004F4DCA"/>
    <w:rsid w:val="004F7AC5"/>
    <w:rsid w:val="00501BAC"/>
    <w:rsid w:val="00507091"/>
    <w:rsid w:val="00510A0B"/>
    <w:rsid w:val="00517498"/>
    <w:rsid w:val="00520D94"/>
    <w:rsid w:val="00523E00"/>
    <w:rsid w:val="00527D74"/>
    <w:rsid w:val="00551EBF"/>
    <w:rsid w:val="00555D33"/>
    <w:rsid w:val="005564DC"/>
    <w:rsid w:val="00557525"/>
    <w:rsid w:val="0055767A"/>
    <w:rsid w:val="00560C07"/>
    <w:rsid w:val="005638C6"/>
    <w:rsid w:val="00565793"/>
    <w:rsid w:val="005663CD"/>
    <w:rsid w:val="00567D75"/>
    <w:rsid w:val="0057002F"/>
    <w:rsid w:val="00571986"/>
    <w:rsid w:val="005751C1"/>
    <w:rsid w:val="00576BBC"/>
    <w:rsid w:val="00577915"/>
    <w:rsid w:val="00585272"/>
    <w:rsid w:val="00591888"/>
    <w:rsid w:val="005928F7"/>
    <w:rsid w:val="00592B89"/>
    <w:rsid w:val="00594623"/>
    <w:rsid w:val="00595329"/>
    <w:rsid w:val="0059597B"/>
    <w:rsid w:val="00595E09"/>
    <w:rsid w:val="005A0C92"/>
    <w:rsid w:val="005A2537"/>
    <w:rsid w:val="005A3393"/>
    <w:rsid w:val="005A5541"/>
    <w:rsid w:val="005B1511"/>
    <w:rsid w:val="005B76FC"/>
    <w:rsid w:val="005C2861"/>
    <w:rsid w:val="005C35FE"/>
    <w:rsid w:val="005C6897"/>
    <w:rsid w:val="005D04AC"/>
    <w:rsid w:val="005D382E"/>
    <w:rsid w:val="005E4CD5"/>
    <w:rsid w:val="005E6BF3"/>
    <w:rsid w:val="005E7382"/>
    <w:rsid w:val="005F0725"/>
    <w:rsid w:val="005F393C"/>
    <w:rsid w:val="006006EA"/>
    <w:rsid w:val="0060192D"/>
    <w:rsid w:val="006020B0"/>
    <w:rsid w:val="0060475F"/>
    <w:rsid w:val="00607311"/>
    <w:rsid w:val="00611497"/>
    <w:rsid w:val="00612CAE"/>
    <w:rsid w:val="00612D43"/>
    <w:rsid w:val="00620463"/>
    <w:rsid w:val="00620633"/>
    <w:rsid w:val="00622711"/>
    <w:rsid w:val="00630784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80466"/>
    <w:rsid w:val="00681908"/>
    <w:rsid w:val="00683503"/>
    <w:rsid w:val="006840A4"/>
    <w:rsid w:val="006842B8"/>
    <w:rsid w:val="006861EC"/>
    <w:rsid w:val="006904A1"/>
    <w:rsid w:val="00695C81"/>
    <w:rsid w:val="006A4BE0"/>
    <w:rsid w:val="006A7088"/>
    <w:rsid w:val="006A76EF"/>
    <w:rsid w:val="006B3324"/>
    <w:rsid w:val="006B3CB7"/>
    <w:rsid w:val="006B66D6"/>
    <w:rsid w:val="006C144B"/>
    <w:rsid w:val="006C6D7D"/>
    <w:rsid w:val="006C7692"/>
    <w:rsid w:val="006D1AFB"/>
    <w:rsid w:val="006D1C06"/>
    <w:rsid w:val="006D3D20"/>
    <w:rsid w:val="006E6931"/>
    <w:rsid w:val="006F10C1"/>
    <w:rsid w:val="006F1594"/>
    <w:rsid w:val="006F313A"/>
    <w:rsid w:val="007030E1"/>
    <w:rsid w:val="00703E38"/>
    <w:rsid w:val="00703FD9"/>
    <w:rsid w:val="00705503"/>
    <w:rsid w:val="00713935"/>
    <w:rsid w:val="007247D6"/>
    <w:rsid w:val="00730A75"/>
    <w:rsid w:val="0073462A"/>
    <w:rsid w:val="00734656"/>
    <w:rsid w:val="007369BE"/>
    <w:rsid w:val="007426B7"/>
    <w:rsid w:val="0075481B"/>
    <w:rsid w:val="0075495C"/>
    <w:rsid w:val="007569E2"/>
    <w:rsid w:val="00757681"/>
    <w:rsid w:val="00760067"/>
    <w:rsid w:val="007612B6"/>
    <w:rsid w:val="00764286"/>
    <w:rsid w:val="00766709"/>
    <w:rsid w:val="0077233D"/>
    <w:rsid w:val="00780949"/>
    <w:rsid w:val="00781364"/>
    <w:rsid w:val="007830BA"/>
    <w:rsid w:val="007840FF"/>
    <w:rsid w:val="007855A5"/>
    <w:rsid w:val="0078567E"/>
    <w:rsid w:val="00791614"/>
    <w:rsid w:val="007924EB"/>
    <w:rsid w:val="00792FBC"/>
    <w:rsid w:val="0079537D"/>
    <w:rsid w:val="007A0F08"/>
    <w:rsid w:val="007A36B1"/>
    <w:rsid w:val="007B7B1F"/>
    <w:rsid w:val="007C7ED4"/>
    <w:rsid w:val="007D2043"/>
    <w:rsid w:val="007D5DDE"/>
    <w:rsid w:val="007E04A4"/>
    <w:rsid w:val="007E3393"/>
    <w:rsid w:val="007F2D0D"/>
    <w:rsid w:val="007F4A91"/>
    <w:rsid w:val="007F4D92"/>
    <w:rsid w:val="00800CF6"/>
    <w:rsid w:val="00800D34"/>
    <w:rsid w:val="00802E7C"/>
    <w:rsid w:val="0080407D"/>
    <w:rsid w:val="00806128"/>
    <w:rsid w:val="00806C6E"/>
    <w:rsid w:val="00811DF5"/>
    <w:rsid w:val="00813CED"/>
    <w:rsid w:val="00814108"/>
    <w:rsid w:val="008149C0"/>
    <w:rsid w:val="00817F4F"/>
    <w:rsid w:val="008249AE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5A61"/>
    <w:rsid w:val="00846FB5"/>
    <w:rsid w:val="008527B6"/>
    <w:rsid w:val="00853564"/>
    <w:rsid w:val="00853DA4"/>
    <w:rsid w:val="008550E3"/>
    <w:rsid w:val="00863594"/>
    <w:rsid w:val="00864FDD"/>
    <w:rsid w:val="00866A3C"/>
    <w:rsid w:val="00876D59"/>
    <w:rsid w:val="008815FF"/>
    <w:rsid w:val="0088499E"/>
    <w:rsid w:val="0089147B"/>
    <w:rsid w:val="008954B1"/>
    <w:rsid w:val="00897DD5"/>
    <w:rsid w:val="008A2824"/>
    <w:rsid w:val="008B3520"/>
    <w:rsid w:val="008B4D55"/>
    <w:rsid w:val="008B5D53"/>
    <w:rsid w:val="008C5DA2"/>
    <w:rsid w:val="008D0ECA"/>
    <w:rsid w:val="008D7A29"/>
    <w:rsid w:val="008E3176"/>
    <w:rsid w:val="008E52DC"/>
    <w:rsid w:val="008E7ED6"/>
    <w:rsid w:val="008F3C7E"/>
    <w:rsid w:val="00911391"/>
    <w:rsid w:val="0091145B"/>
    <w:rsid w:val="00914700"/>
    <w:rsid w:val="0091524C"/>
    <w:rsid w:val="00915E28"/>
    <w:rsid w:val="009247E3"/>
    <w:rsid w:val="00943650"/>
    <w:rsid w:val="00956164"/>
    <w:rsid w:val="00963081"/>
    <w:rsid w:val="009665AA"/>
    <w:rsid w:val="00976071"/>
    <w:rsid w:val="00977259"/>
    <w:rsid w:val="00977366"/>
    <w:rsid w:val="00984C8A"/>
    <w:rsid w:val="00987CB6"/>
    <w:rsid w:val="0099385A"/>
    <w:rsid w:val="00994B89"/>
    <w:rsid w:val="009B54F0"/>
    <w:rsid w:val="009B5788"/>
    <w:rsid w:val="009B5A52"/>
    <w:rsid w:val="009B6D57"/>
    <w:rsid w:val="009C7343"/>
    <w:rsid w:val="009D5363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00D69"/>
    <w:rsid w:val="00A12D75"/>
    <w:rsid w:val="00A16014"/>
    <w:rsid w:val="00A16A42"/>
    <w:rsid w:val="00A20A7F"/>
    <w:rsid w:val="00A2332C"/>
    <w:rsid w:val="00A25A37"/>
    <w:rsid w:val="00A300E9"/>
    <w:rsid w:val="00A32C93"/>
    <w:rsid w:val="00A36725"/>
    <w:rsid w:val="00A37A41"/>
    <w:rsid w:val="00A4043F"/>
    <w:rsid w:val="00A42F39"/>
    <w:rsid w:val="00A50B60"/>
    <w:rsid w:val="00A54FB0"/>
    <w:rsid w:val="00A651DA"/>
    <w:rsid w:val="00A65C5B"/>
    <w:rsid w:val="00A668AB"/>
    <w:rsid w:val="00A66CA3"/>
    <w:rsid w:val="00A846E7"/>
    <w:rsid w:val="00A93950"/>
    <w:rsid w:val="00AA08C3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36A8"/>
    <w:rsid w:val="00AE3731"/>
    <w:rsid w:val="00AE4A9F"/>
    <w:rsid w:val="00AE4E63"/>
    <w:rsid w:val="00AE578D"/>
    <w:rsid w:val="00AE75D1"/>
    <w:rsid w:val="00AF4A03"/>
    <w:rsid w:val="00AF5474"/>
    <w:rsid w:val="00B01284"/>
    <w:rsid w:val="00B03E46"/>
    <w:rsid w:val="00B06300"/>
    <w:rsid w:val="00B1341A"/>
    <w:rsid w:val="00B13F81"/>
    <w:rsid w:val="00B1663B"/>
    <w:rsid w:val="00B30AF6"/>
    <w:rsid w:val="00B312CC"/>
    <w:rsid w:val="00B32ED0"/>
    <w:rsid w:val="00B332E6"/>
    <w:rsid w:val="00B40BA3"/>
    <w:rsid w:val="00B43D1D"/>
    <w:rsid w:val="00B50EFA"/>
    <w:rsid w:val="00B547A1"/>
    <w:rsid w:val="00B54F63"/>
    <w:rsid w:val="00B63DC0"/>
    <w:rsid w:val="00B65436"/>
    <w:rsid w:val="00B66955"/>
    <w:rsid w:val="00B700D8"/>
    <w:rsid w:val="00B70A8F"/>
    <w:rsid w:val="00B7107E"/>
    <w:rsid w:val="00B7664D"/>
    <w:rsid w:val="00B80979"/>
    <w:rsid w:val="00B80B14"/>
    <w:rsid w:val="00B93FA2"/>
    <w:rsid w:val="00BA0B69"/>
    <w:rsid w:val="00BA3D55"/>
    <w:rsid w:val="00BA56DC"/>
    <w:rsid w:val="00BB522E"/>
    <w:rsid w:val="00BB6F4D"/>
    <w:rsid w:val="00BC0306"/>
    <w:rsid w:val="00BC1C6C"/>
    <w:rsid w:val="00BC68DC"/>
    <w:rsid w:val="00BD0845"/>
    <w:rsid w:val="00BD0F2E"/>
    <w:rsid w:val="00BD16F1"/>
    <w:rsid w:val="00BD1885"/>
    <w:rsid w:val="00BD7EB0"/>
    <w:rsid w:val="00BE6EB8"/>
    <w:rsid w:val="00BF2572"/>
    <w:rsid w:val="00BF35DF"/>
    <w:rsid w:val="00BF5AB0"/>
    <w:rsid w:val="00BF5E7F"/>
    <w:rsid w:val="00C010C2"/>
    <w:rsid w:val="00C04338"/>
    <w:rsid w:val="00C05953"/>
    <w:rsid w:val="00C07564"/>
    <w:rsid w:val="00C07928"/>
    <w:rsid w:val="00C11CA9"/>
    <w:rsid w:val="00C1470B"/>
    <w:rsid w:val="00C16212"/>
    <w:rsid w:val="00C22778"/>
    <w:rsid w:val="00C4099E"/>
    <w:rsid w:val="00C43930"/>
    <w:rsid w:val="00C44DE7"/>
    <w:rsid w:val="00C4622D"/>
    <w:rsid w:val="00C616D9"/>
    <w:rsid w:val="00C6299A"/>
    <w:rsid w:val="00C650AB"/>
    <w:rsid w:val="00C854FF"/>
    <w:rsid w:val="00C9049D"/>
    <w:rsid w:val="00C909F7"/>
    <w:rsid w:val="00C92631"/>
    <w:rsid w:val="00CA020E"/>
    <w:rsid w:val="00CA11DA"/>
    <w:rsid w:val="00CA2F39"/>
    <w:rsid w:val="00CA36D7"/>
    <w:rsid w:val="00CA635F"/>
    <w:rsid w:val="00CB1B81"/>
    <w:rsid w:val="00CB3EF7"/>
    <w:rsid w:val="00CB46D9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4135"/>
    <w:rsid w:val="00D02CB1"/>
    <w:rsid w:val="00D057C5"/>
    <w:rsid w:val="00D07764"/>
    <w:rsid w:val="00D078F7"/>
    <w:rsid w:val="00D07E73"/>
    <w:rsid w:val="00D111A3"/>
    <w:rsid w:val="00D12FFA"/>
    <w:rsid w:val="00D1661F"/>
    <w:rsid w:val="00D20B0F"/>
    <w:rsid w:val="00D2414B"/>
    <w:rsid w:val="00D24EEC"/>
    <w:rsid w:val="00D25973"/>
    <w:rsid w:val="00D25BFB"/>
    <w:rsid w:val="00D2618C"/>
    <w:rsid w:val="00D31B8E"/>
    <w:rsid w:val="00D31C31"/>
    <w:rsid w:val="00D33BE6"/>
    <w:rsid w:val="00D35955"/>
    <w:rsid w:val="00D3648D"/>
    <w:rsid w:val="00D46012"/>
    <w:rsid w:val="00D4620D"/>
    <w:rsid w:val="00D568BF"/>
    <w:rsid w:val="00D60255"/>
    <w:rsid w:val="00D6256D"/>
    <w:rsid w:val="00D72F91"/>
    <w:rsid w:val="00D779FD"/>
    <w:rsid w:val="00D77C56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C105C"/>
    <w:rsid w:val="00DD0AC4"/>
    <w:rsid w:val="00DD2E59"/>
    <w:rsid w:val="00DE601D"/>
    <w:rsid w:val="00DE7329"/>
    <w:rsid w:val="00DE7AE3"/>
    <w:rsid w:val="00DF785F"/>
    <w:rsid w:val="00E0073D"/>
    <w:rsid w:val="00E014A2"/>
    <w:rsid w:val="00E0327B"/>
    <w:rsid w:val="00E04521"/>
    <w:rsid w:val="00E06023"/>
    <w:rsid w:val="00E13CE6"/>
    <w:rsid w:val="00E1544E"/>
    <w:rsid w:val="00E21A81"/>
    <w:rsid w:val="00E259EC"/>
    <w:rsid w:val="00E26616"/>
    <w:rsid w:val="00E27413"/>
    <w:rsid w:val="00E3054C"/>
    <w:rsid w:val="00E307EC"/>
    <w:rsid w:val="00E34CD6"/>
    <w:rsid w:val="00E35FC4"/>
    <w:rsid w:val="00E369BA"/>
    <w:rsid w:val="00E40827"/>
    <w:rsid w:val="00E435B2"/>
    <w:rsid w:val="00E51F81"/>
    <w:rsid w:val="00E61A0A"/>
    <w:rsid w:val="00E66254"/>
    <w:rsid w:val="00E66A8D"/>
    <w:rsid w:val="00E73056"/>
    <w:rsid w:val="00E760AA"/>
    <w:rsid w:val="00E80DF5"/>
    <w:rsid w:val="00E83EA5"/>
    <w:rsid w:val="00E878A1"/>
    <w:rsid w:val="00E93009"/>
    <w:rsid w:val="00E93198"/>
    <w:rsid w:val="00EA216B"/>
    <w:rsid w:val="00EA325B"/>
    <w:rsid w:val="00EC0DAA"/>
    <w:rsid w:val="00EC2CC3"/>
    <w:rsid w:val="00EC60F3"/>
    <w:rsid w:val="00ED11EA"/>
    <w:rsid w:val="00ED3FFD"/>
    <w:rsid w:val="00ED478A"/>
    <w:rsid w:val="00EE1C92"/>
    <w:rsid w:val="00EE319D"/>
    <w:rsid w:val="00EE5792"/>
    <w:rsid w:val="00EE61F8"/>
    <w:rsid w:val="00EF20DC"/>
    <w:rsid w:val="00EF2ACB"/>
    <w:rsid w:val="00EF3DFD"/>
    <w:rsid w:val="00F05884"/>
    <w:rsid w:val="00F071EE"/>
    <w:rsid w:val="00F140B8"/>
    <w:rsid w:val="00F174A7"/>
    <w:rsid w:val="00F20169"/>
    <w:rsid w:val="00F329D8"/>
    <w:rsid w:val="00F340F7"/>
    <w:rsid w:val="00F3510A"/>
    <w:rsid w:val="00F46EEC"/>
    <w:rsid w:val="00F526F2"/>
    <w:rsid w:val="00F605E3"/>
    <w:rsid w:val="00F61CB6"/>
    <w:rsid w:val="00F643B2"/>
    <w:rsid w:val="00F66CD9"/>
    <w:rsid w:val="00F75BA7"/>
    <w:rsid w:val="00F75ED5"/>
    <w:rsid w:val="00F81967"/>
    <w:rsid w:val="00F81E1B"/>
    <w:rsid w:val="00F915C4"/>
    <w:rsid w:val="00F92FC7"/>
    <w:rsid w:val="00F93336"/>
    <w:rsid w:val="00F95806"/>
    <w:rsid w:val="00F96F41"/>
    <w:rsid w:val="00FB2B3E"/>
    <w:rsid w:val="00FC071F"/>
    <w:rsid w:val="00FC3FF8"/>
    <w:rsid w:val="00FC57DB"/>
    <w:rsid w:val="00FD3C92"/>
    <w:rsid w:val="00FF12EF"/>
    <w:rsid w:val="00FF5557"/>
    <w:rsid w:val="03C8DC11"/>
    <w:rsid w:val="0BAA7696"/>
    <w:rsid w:val="13A8C585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8527B6"/>
    <w:pPr>
      <w:keepNext w:val="0"/>
      <w:keepLines w:val="0"/>
      <w:jc w:val="left"/>
    </w:pPr>
    <w:rPr>
      <w:b w:val="0"/>
      <w:color w:val="000000" w:themeColor="text1"/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2702</Words>
  <Characters>15407</Characters>
  <Application>Microsoft Office Word</Application>
  <DocSecurity>0</DocSecurity>
  <Lines>128</Lines>
  <Paragraphs>36</Paragraphs>
  <ScaleCrop>false</ScaleCrop>
  <Company/>
  <LinksUpToDate>false</LinksUpToDate>
  <CharactersWithSpaces>18073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2026-04-24T16:34:00Z</dcterms:created>
  <dcterms:modified xsi:type="dcterms:W3CDTF">2026-04-24T16:34:00Z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52bb78-b785-4d5a-8181-ae732e0da257_Enabled">
    <vt:lpwstr>true</vt:lpwstr>
  </property>
  <property fmtid="{D5CDD505-2E9C-101B-9397-08002B2CF9AE}" pid="3" name="MSIP_Label_4c52bb78-b785-4d5a-8181-ae732e0da257_SetDate">
    <vt:lpwstr>2026-04-24T16:33:18Z</vt:lpwstr>
  </property>
  <property fmtid="{D5CDD505-2E9C-101B-9397-08002B2CF9AE}" pid="4" name="MSIP_Label_4c52bb78-b785-4d5a-8181-ae732e0da257_Method">
    <vt:lpwstr>Privileged</vt:lpwstr>
  </property>
  <property fmtid="{D5CDD505-2E9C-101B-9397-08002B2CF9AE}" pid="5" name="MSIP_Label_4c52bb78-b785-4d5a-8181-ae732e0da257_Name">
    <vt:lpwstr>4c52bb78-b785-4d5a-8181-ae732e0da257</vt:lpwstr>
  </property>
  <property fmtid="{D5CDD505-2E9C-101B-9397-08002B2CF9AE}" pid="6" name="MSIP_Label_4c52bb78-b785-4d5a-8181-ae732e0da257_SiteId">
    <vt:lpwstr>37247798-f42c-42fd-8a37-d49c7128d36b</vt:lpwstr>
  </property>
  <property fmtid="{D5CDD505-2E9C-101B-9397-08002B2CF9AE}" pid="7" name="MSIP_Label_4c52bb78-b785-4d5a-8181-ae732e0da257_ActionId">
    <vt:lpwstr>3cc55e3c-cc2d-4267-a4a1-39102f6095da</vt:lpwstr>
  </property>
  <property fmtid="{D5CDD505-2E9C-101B-9397-08002B2CF9AE}" pid="8" name="MSIP_Label_4c52bb78-b785-4d5a-8181-ae732e0da257_ContentBits">
    <vt:lpwstr>0</vt:lpwstr>
  </property>
  <property fmtid="{D5CDD505-2E9C-101B-9397-08002B2CF9AE}" pid="9" name="MSIP_Label_4c52bb78-b785-4d5a-8181-ae732e0da257_Tag">
    <vt:lpwstr>10, 0, 1, 1</vt:lpwstr>
  </property>
</Properties>
</file>