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243C" w14:textId="21D96208" w:rsidR="005638C6" w:rsidRPr="00CA020E" w:rsidRDefault="005638C6" w:rsidP="007569E2">
      <w:pPr>
        <w:pStyle w:val="TableNumberandTitle"/>
      </w:pPr>
      <w:r w:rsidRPr="00CA020E">
        <w:t xml:space="preserve">Table </w:t>
      </w:r>
      <w:r w:rsidR="007569E2">
        <w:t>3A1-</w:t>
      </w:r>
      <w:r>
        <w:t>1</w:t>
      </w:r>
      <w:r w:rsidR="007569E2">
        <w:t>.</w:t>
      </w:r>
      <w:r w:rsidR="00764286">
        <w:t xml:space="preserve"> </w:t>
      </w:r>
      <w:r w:rsidR="00764286" w:rsidRPr="00CA020E">
        <w:t>Comparison of the Proposed Data Reporting Format</w:t>
      </w:r>
      <w:r w:rsidR="00D568BF" w:rsidRPr="00CA020E">
        <w:t xml:space="preserve"> to Existing Groundwater Elevation Reporting Programs</w:t>
      </w:r>
    </w:p>
    <w:tbl>
      <w:tblPr>
        <w:tblW w:w="0" w:type="auto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05"/>
        <w:gridCol w:w="4050"/>
        <w:gridCol w:w="3330"/>
        <w:gridCol w:w="3420"/>
        <w:gridCol w:w="2430"/>
        <w:gridCol w:w="3240"/>
        <w:gridCol w:w="3515"/>
      </w:tblGrid>
      <w:tr w:rsidR="00976071" w:rsidRPr="004D72B3" w14:paraId="70749817" w14:textId="77777777" w:rsidTr="00BD16F1">
        <w:trPr>
          <w:cantSplit/>
          <w:trHeight w:val="20"/>
          <w:tblHeader/>
        </w:trPr>
        <w:tc>
          <w:tcPr>
            <w:tcW w:w="1705" w:type="dxa"/>
            <w:shd w:val="clear" w:color="auto" w:fill="003558"/>
            <w:noWrap/>
            <w:vAlign w:val="center"/>
            <w:hideMark/>
          </w:tcPr>
          <w:p w14:paraId="3396B60C" w14:textId="7EFCC73C" w:rsidR="00976071" w:rsidRPr="00BD16F1" w:rsidRDefault="00CA020E" w:rsidP="00976071">
            <w:pPr>
              <w:pStyle w:val="TableHead"/>
              <w:spacing w:before="60" w:after="60"/>
              <w:rPr>
                <w:spacing w:val="-2"/>
              </w:rPr>
            </w:pPr>
            <w:bookmarkStart w:id="0" w:name="_Hlk183011048"/>
            <w:bookmarkStart w:id="1" w:name="_Hlk182822398"/>
            <w:r w:rsidRPr="00BD16F1">
              <w:rPr>
                <w:spacing w:val="-2"/>
              </w:rPr>
              <w:t>Attribute</w:t>
            </w:r>
          </w:p>
        </w:tc>
        <w:tc>
          <w:tcPr>
            <w:tcW w:w="4050" w:type="dxa"/>
            <w:shd w:val="clear" w:color="auto" w:fill="003558"/>
            <w:vAlign w:val="center"/>
            <w:hideMark/>
          </w:tcPr>
          <w:p w14:paraId="37D2B49D" w14:textId="2B9285DA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 xml:space="preserve">Proposed Data </w:t>
            </w:r>
            <w:r w:rsidR="00864FDD">
              <w:rPr>
                <w:spacing w:val="-2"/>
              </w:rPr>
              <w:t>Reporting Format</w:t>
            </w:r>
          </w:p>
        </w:tc>
        <w:tc>
          <w:tcPr>
            <w:tcW w:w="3330" w:type="dxa"/>
            <w:shd w:val="clear" w:color="auto" w:fill="003558"/>
            <w:vAlign w:val="center"/>
            <w:hideMark/>
          </w:tcPr>
          <w:p w14:paraId="2967C51A" w14:textId="2F25D7D5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>Sustainable Groundwater Management Act Program</w:t>
            </w:r>
          </w:p>
        </w:tc>
        <w:tc>
          <w:tcPr>
            <w:tcW w:w="3420" w:type="dxa"/>
            <w:shd w:val="clear" w:color="auto" w:fill="003558"/>
            <w:vAlign w:val="center"/>
            <w:hideMark/>
          </w:tcPr>
          <w:p w14:paraId="0D0136AA" w14:textId="77777777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>California Statewide Groundwater Elevation Monitoring (CASGEM) Program</w:t>
            </w:r>
          </w:p>
        </w:tc>
        <w:tc>
          <w:tcPr>
            <w:tcW w:w="2430" w:type="dxa"/>
            <w:shd w:val="clear" w:color="auto" w:fill="003558"/>
            <w:vAlign w:val="center"/>
            <w:hideMark/>
          </w:tcPr>
          <w:p w14:paraId="029ABE6D" w14:textId="59D5E5D6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 xml:space="preserve">State Water Resources Control Board </w:t>
            </w:r>
            <w:proofErr w:type="spellStart"/>
            <w:r w:rsidRPr="00BD16F1">
              <w:rPr>
                <w:spacing w:val="-2"/>
              </w:rPr>
              <w:t>GeoTracker</w:t>
            </w:r>
            <w:proofErr w:type="spellEnd"/>
            <w:r w:rsidRPr="00BD16F1">
              <w:rPr>
                <w:spacing w:val="-2"/>
              </w:rPr>
              <w:t xml:space="preserve"> Data Management System</w:t>
            </w:r>
          </w:p>
        </w:tc>
        <w:tc>
          <w:tcPr>
            <w:tcW w:w="3240" w:type="dxa"/>
            <w:shd w:val="clear" w:color="auto" w:fill="003558"/>
            <w:vAlign w:val="center"/>
            <w:hideMark/>
          </w:tcPr>
          <w:p w14:paraId="05880496" w14:textId="75B3F6A4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>US Geologic Survey National Water Information System</w:t>
            </w:r>
          </w:p>
        </w:tc>
        <w:tc>
          <w:tcPr>
            <w:tcW w:w="3515" w:type="dxa"/>
            <w:shd w:val="clear" w:color="auto" w:fill="003558"/>
            <w:vAlign w:val="center"/>
            <w:hideMark/>
          </w:tcPr>
          <w:p w14:paraId="4E24AFAE" w14:textId="77777777" w:rsidR="00976071" w:rsidRPr="00BD16F1" w:rsidRDefault="00976071" w:rsidP="00976071">
            <w:pPr>
              <w:pStyle w:val="TableHead"/>
              <w:spacing w:before="60" w:after="60"/>
              <w:rPr>
                <w:spacing w:val="-2"/>
              </w:rPr>
            </w:pPr>
            <w:r w:rsidRPr="00BD16F1">
              <w:rPr>
                <w:spacing w:val="-2"/>
              </w:rPr>
              <w:t>SAFER</w:t>
            </w:r>
          </w:p>
        </w:tc>
      </w:tr>
      <w:tr w:rsidR="00976071" w:rsidRPr="007C7ED4" w14:paraId="033EAC4A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43FB9EDE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bookmarkStart w:id="2" w:name="_Hlk183080784"/>
            <w:r w:rsidRPr="007C7ED4">
              <w:rPr>
                <w:b/>
                <w:spacing w:val="-2"/>
                <w:szCs w:val="22"/>
              </w:rPr>
              <w:t>Local Well Name</w:t>
            </w:r>
          </w:p>
        </w:tc>
        <w:tc>
          <w:tcPr>
            <w:tcW w:w="4050" w:type="dxa"/>
            <w:hideMark/>
          </w:tcPr>
          <w:p w14:paraId="354A59E4" w14:textId="0E82EBE6" w:rsidR="006E6931" w:rsidRPr="007C7ED4" w:rsidRDefault="009D536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Local Well Name </w:t>
            </w:r>
          </w:p>
          <w:p w14:paraId="270A95DF" w14:textId="00CB8A62" w:rsidR="00976071" w:rsidRPr="007C7ED4" w:rsidRDefault="006E693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Definition:</w:t>
            </w:r>
            <w:r w:rsidRP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Name or number identifier given by the monitoring agency used to identify </w:t>
            </w:r>
            <w:proofErr w:type="gramStart"/>
            <w:r w:rsidR="00976071" w:rsidRPr="007C7ED4">
              <w:rPr>
                <w:spacing w:val="-2"/>
                <w:szCs w:val="22"/>
              </w:rPr>
              <w:t>the</w:t>
            </w:r>
            <w:proofErr w:type="gramEnd"/>
            <w:r w:rsidR="00976071" w:rsidRPr="007C7ED4">
              <w:rPr>
                <w:spacing w:val="-2"/>
                <w:szCs w:val="22"/>
              </w:rPr>
              <w:t xml:space="preserve"> well on a local basis.</w:t>
            </w:r>
          </w:p>
        </w:tc>
        <w:tc>
          <w:tcPr>
            <w:tcW w:w="3330" w:type="dxa"/>
            <w:hideMark/>
          </w:tcPr>
          <w:p w14:paraId="05DC92E0" w14:textId="5945FD2A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Attribute:</w:t>
            </w:r>
            <w:r w:rsidRP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Local Well Name </w:t>
            </w:r>
          </w:p>
          <w:p w14:paraId="5C246314" w14:textId="6D0E22B3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Local well name used to identify the well.</w:t>
            </w:r>
          </w:p>
        </w:tc>
        <w:tc>
          <w:tcPr>
            <w:tcW w:w="3420" w:type="dxa"/>
            <w:hideMark/>
          </w:tcPr>
          <w:p w14:paraId="7D26C6A8" w14:textId="4D90D382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Local </w:t>
            </w:r>
            <w:r w:rsidR="00866A3C" w:rsidRPr="007C7ED4">
              <w:rPr>
                <w:spacing w:val="-2"/>
                <w:szCs w:val="22"/>
              </w:rPr>
              <w:t>or State Well Number</w:t>
            </w:r>
          </w:p>
          <w:p w14:paraId="7AF9D2A6" w14:textId="53A00F2B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Name or number identifier given to the well by the monitoring entity.</w:t>
            </w:r>
          </w:p>
        </w:tc>
        <w:tc>
          <w:tcPr>
            <w:tcW w:w="2430" w:type="dxa"/>
            <w:hideMark/>
          </w:tcPr>
          <w:p w14:paraId="28F42730" w14:textId="480F11B8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Field Point Name </w:t>
            </w:r>
          </w:p>
          <w:p w14:paraId="5D132915" w14:textId="0527A47A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Field name or common name of the location where field measurement was collected.</w:t>
            </w:r>
          </w:p>
        </w:tc>
        <w:tc>
          <w:tcPr>
            <w:tcW w:w="3240" w:type="dxa"/>
            <w:hideMark/>
          </w:tcPr>
          <w:p w14:paraId="33998000" w14:textId="3A8EFA88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Site/Station Name </w:t>
            </w:r>
          </w:p>
          <w:p w14:paraId="431BF15B" w14:textId="22D05712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Site names generally include river and lake names. For wells it can be the local number.</w:t>
            </w:r>
          </w:p>
        </w:tc>
        <w:tc>
          <w:tcPr>
            <w:tcW w:w="3515" w:type="dxa"/>
            <w:hideMark/>
          </w:tcPr>
          <w:p w14:paraId="402654E0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Facility Name</w:t>
            </w:r>
          </w:p>
          <w:p w14:paraId="22070B06" w14:textId="0BCC8566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Facility ID</w:t>
            </w:r>
          </w:p>
        </w:tc>
      </w:tr>
      <w:tr w:rsidR="00976071" w:rsidRPr="007C7ED4" w14:paraId="639A5B6D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66454D3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State Well Number</w:t>
            </w:r>
          </w:p>
        </w:tc>
        <w:tc>
          <w:tcPr>
            <w:tcW w:w="4050" w:type="dxa"/>
            <w:hideMark/>
          </w:tcPr>
          <w:p w14:paraId="50EAAC8D" w14:textId="1A2E1138" w:rsidR="00CA020E" w:rsidRPr="007C7ED4" w:rsidRDefault="00E307EC" w:rsidP="0097607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State Well Number </w:t>
            </w:r>
          </w:p>
          <w:p w14:paraId="2216D023" w14:textId="559BF41A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proofErr w:type="gramStart"/>
            <w:r w:rsidR="00976071" w:rsidRPr="007C7ED4">
              <w:rPr>
                <w:spacing w:val="-2"/>
                <w:szCs w:val="22"/>
              </w:rPr>
              <w:t>State well</w:t>
            </w:r>
            <w:proofErr w:type="gramEnd"/>
            <w:r w:rsidR="00976071" w:rsidRPr="007C7ED4">
              <w:rPr>
                <w:spacing w:val="-2"/>
                <w:szCs w:val="22"/>
              </w:rPr>
              <w:t xml:space="preserve"> number provided by the Department of Water Resources.</w:t>
            </w:r>
          </w:p>
        </w:tc>
        <w:tc>
          <w:tcPr>
            <w:tcW w:w="3330" w:type="dxa"/>
            <w:hideMark/>
          </w:tcPr>
          <w:p w14:paraId="021A6950" w14:textId="745754B4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State Well Number </w:t>
            </w:r>
          </w:p>
          <w:p w14:paraId="603BA302" w14:textId="4A46C3EE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Official State Well Number provided by the Department of Water Resources or local agency that has been granted authority to assign the number</w:t>
            </w:r>
          </w:p>
        </w:tc>
        <w:tc>
          <w:tcPr>
            <w:tcW w:w="3420" w:type="dxa"/>
            <w:hideMark/>
          </w:tcPr>
          <w:p w14:paraId="5DE04535" w14:textId="612650BA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State Well Number </w:t>
            </w:r>
          </w:p>
          <w:p w14:paraId="6AE96AD3" w14:textId="7FCBE588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Official State Well Number provided by the Department of Water Resources or local agency that has been granted authority to assign the number.</w:t>
            </w:r>
          </w:p>
        </w:tc>
        <w:tc>
          <w:tcPr>
            <w:tcW w:w="2430" w:type="dxa"/>
            <w:hideMark/>
          </w:tcPr>
          <w:p w14:paraId="17B41E76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74014771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701EAB31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</w:tr>
      <w:tr w:rsidR="00976071" w:rsidRPr="007C7ED4" w14:paraId="2A76CB61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33B262B4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Site Code</w:t>
            </w:r>
          </w:p>
        </w:tc>
        <w:tc>
          <w:tcPr>
            <w:tcW w:w="4050" w:type="dxa"/>
            <w:hideMark/>
          </w:tcPr>
          <w:p w14:paraId="75AB6F3A" w14:textId="15F3CE6F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Site Code </w:t>
            </w:r>
          </w:p>
          <w:p w14:paraId="5D8161C4" w14:textId="4CD6EDA5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Unique identifier assigned to each well for relevant program that the program uses to track individual wells within its system.</w:t>
            </w:r>
          </w:p>
        </w:tc>
        <w:tc>
          <w:tcPr>
            <w:tcW w:w="3330" w:type="dxa"/>
            <w:hideMark/>
          </w:tcPr>
          <w:p w14:paraId="3F9AFE64" w14:textId="45432A27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Site Code </w:t>
            </w:r>
          </w:p>
          <w:p w14:paraId="479075E4" w14:textId="381E22C3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Unique site code created for the well by the Monitoring Network Module or CASGEM. </w:t>
            </w:r>
          </w:p>
        </w:tc>
        <w:tc>
          <w:tcPr>
            <w:tcW w:w="3420" w:type="dxa"/>
            <w:hideMark/>
          </w:tcPr>
          <w:p w14:paraId="3704166D" w14:textId="03CE303E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Site Code / CASGEM ID </w:t>
            </w:r>
          </w:p>
          <w:p w14:paraId="0C0795EE" w14:textId="181D5A25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Unique identifier assigned and used by the CASGEM system.</w:t>
            </w:r>
          </w:p>
        </w:tc>
        <w:tc>
          <w:tcPr>
            <w:tcW w:w="2430" w:type="dxa"/>
            <w:hideMark/>
          </w:tcPr>
          <w:p w14:paraId="5C25D42A" w14:textId="6A424DD9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Global ID </w:t>
            </w:r>
          </w:p>
          <w:p w14:paraId="1A0F86BB" w14:textId="0CB15BDF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Unique identifier for a regulated facility or site.</w:t>
            </w:r>
          </w:p>
        </w:tc>
        <w:tc>
          <w:tcPr>
            <w:tcW w:w="3240" w:type="dxa"/>
            <w:hideMark/>
          </w:tcPr>
          <w:p w14:paraId="50722390" w14:textId="1F8788CD" w:rsidR="006861EC" w:rsidRPr="007C7ED4" w:rsidRDefault="006861EC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Site Number/ID – 1</w:t>
            </w:r>
            <w:r w:rsidRPr="007C7ED4">
              <w:rPr>
                <w:spacing w:val="-2"/>
                <w:szCs w:val="22"/>
              </w:rPr>
              <w:t xml:space="preserve"> </w:t>
            </w:r>
          </w:p>
          <w:p w14:paraId="60B08168" w14:textId="2D97DD51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5-digit number ID for wells (8</w:t>
            </w:r>
            <w:r w:rsidR="00911391" w:rsidRPr="007C7ED4">
              <w:rPr>
                <w:spacing w:val="-2"/>
                <w:szCs w:val="22"/>
              </w:rPr>
              <w:t>-</w:t>
            </w:r>
            <w:r w:rsidR="00976071" w:rsidRPr="007C7ED4">
              <w:rPr>
                <w:spacing w:val="-2"/>
                <w:szCs w:val="22"/>
              </w:rPr>
              <w:t>digit number ID is for surface water).</w:t>
            </w:r>
          </w:p>
        </w:tc>
        <w:tc>
          <w:tcPr>
            <w:tcW w:w="3515" w:type="dxa"/>
            <w:hideMark/>
          </w:tcPr>
          <w:p w14:paraId="0DCDB322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Well Completion Report Number</w:t>
            </w:r>
          </w:p>
          <w:p w14:paraId="5428A9AA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Department of Water Resources Site Code Identification Number</w:t>
            </w:r>
          </w:p>
          <w:p w14:paraId="6E616BF0" w14:textId="535738BE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Water Rights ID</w:t>
            </w:r>
          </w:p>
        </w:tc>
      </w:tr>
      <w:tr w:rsidR="00976071" w:rsidRPr="007C7ED4" w14:paraId="34F5AA6D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2A64FF03" w14:textId="77777777" w:rsidR="00976071" w:rsidRPr="007C7ED4" w:rsidDel="008746F6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="Jacobs Chronos" w:hAnsi="Jacobs Chronos" w:cs="Segoe UI"/>
                <w:b/>
                <w:spacing w:val="-2"/>
                <w:szCs w:val="22"/>
              </w:rPr>
              <w:t>Permit Number</w:t>
            </w:r>
            <w:r w:rsidRPr="007C7ED4">
              <w:rPr>
                <w:rStyle w:val="eop"/>
                <w:rFonts w:ascii="Jacobs Chronos" w:hAnsi="Jacobs Chronos" w:cs="Segoe U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82E7B14" w14:textId="744835B7" w:rsidR="00CA020E" w:rsidRPr="007C7ED4" w:rsidRDefault="00E307EC" w:rsidP="00CA020E">
            <w:pPr>
              <w:pStyle w:val="TableBody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Permit Number </w:t>
            </w:r>
          </w:p>
          <w:p w14:paraId="7F97E775" w14:textId="5A348A93" w:rsidR="00976071" w:rsidRPr="007C7ED4" w:rsidDel="007D6B43" w:rsidRDefault="00CA020E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rFonts w:ascii="Jacobs Chronos" w:hAnsi="Jacobs Chronos" w:cs="Segoe UI"/>
                <w:spacing w:val="-2"/>
                <w:szCs w:val="22"/>
              </w:rPr>
              <w:t xml:space="preserve">County permit </w:t>
            </w:r>
            <w:proofErr w:type="gramStart"/>
            <w:r w:rsidR="00976071" w:rsidRPr="007C7ED4">
              <w:rPr>
                <w:rFonts w:ascii="Jacobs Chronos" w:hAnsi="Jacobs Chronos" w:cs="Segoe UI"/>
                <w:spacing w:val="-2"/>
                <w:szCs w:val="22"/>
              </w:rPr>
              <w:t>number</w:t>
            </w:r>
            <w:proofErr w:type="gramEnd"/>
            <w:r w:rsidR="00976071" w:rsidRPr="007C7ED4">
              <w:rPr>
                <w:rFonts w:ascii="Jacobs Chronos" w:hAnsi="Jacobs Chronos" w:cs="Segoe UI"/>
                <w:spacing w:val="-2"/>
                <w:szCs w:val="22"/>
              </w:rPr>
              <w:t xml:space="preserve"> associated with well.</w:t>
            </w:r>
            <w:r w:rsidR="00976071" w:rsidRPr="007C7ED4">
              <w:rPr>
                <w:rStyle w:val="eop"/>
                <w:rFonts w:ascii="Jacobs Chronos" w:hAnsi="Jacobs Chronos" w:cs="Segoe U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01977DC0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2BBFE72C" w14:textId="77777777" w:rsidR="00976071" w:rsidRPr="007C7ED4" w:rsidDel="007D6B43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7C145434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32EF56B3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22DDE061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b/>
                <w:spacing w:val="-2"/>
                <w:szCs w:val="22"/>
              </w:rPr>
              <w:t>Well Permit Number</w:t>
            </w:r>
          </w:p>
        </w:tc>
      </w:tr>
      <w:tr w:rsidR="00976071" w:rsidRPr="007C7ED4" w14:paraId="07C40EE8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4F97F27C" w14:textId="77777777" w:rsidR="00976071" w:rsidRPr="007C7ED4" w:rsidDel="008746F6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="Jacobs Chronos" w:hAnsi="Jacobs Chronos" w:cs="Segoe UI"/>
                <w:b/>
                <w:spacing w:val="-2"/>
                <w:szCs w:val="22"/>
              </w:rPr>
              <w:t>Local Permit Agency</w:t>
            </w:r>
            <w:r w:rsidRPr="007C7ED4">
              <w:rPr>
                <w:rStyle w:val="eop"/>
                <w:rFonts w:ascii="Jacobs Chronos" w:hAnsi="Jacobs Chronos" w:cs="Segoe U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4585BE9" w14:textId="464A8F94" w:rsidR="00CA020E" w:rsidRPr="007C7ED4" w:rsidRDefault="00E307EC" w:rsidP="00CA020E">
            <w:pPr>
              <w:pStyle w:val="TableBody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Local Permit Agency </w:t>
            </w:r>
          </w:p>
          <w:p w14:paraId="133E658D" w14:textId="361232C9" w:rsidR="00976071" w:rsidRPr="007C7ED4" w:rsidDel="007D6B43" w:rsidRDefault="00CA020E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rFonts w:ascii="Jacobs Chronos" w:hAnsi="Jacobs Chronos" w:cs="Segoe UI"/>
                <w:spacing w:val="-2"/>
                <w:szCs w:val="22"/>
              </w:rPr>
              <w:t>Agency who approved permit associated with well.</w:t>
            </w:r>
            <w:r w:rsidR="00976071" w:rsidRPr="007C7ED4">
              <w:rPr>
                <w:rStyle w:val="eop"/>
                <w:rFonts w:ascii="Jacobs Chronos" w:hAnsi="Jacobs Chronos" w:cs="Segoe U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5BCA9847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0640D5A1" w14:textId="77777777" w:rsidR="00976071" w:rsidRPr="007C7ED4" w:rsidDel="007D6B43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0050424E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220C6262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50271E59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rFonts w:asciiTheme="majorHAnsi" w:hAnsiTheme="majorHAnsi" w:cstheme="majorHAnsi"/>
                <w:spacing w:val="-2"/>
                <w:szCs w:val="22"/>
              </w:rPr>
              <w:t>Not reported.</w:t>
            </w:r>
          </w:p>
        </w:tc>
      </w:tr>
      <w:tr w:rsidR="00976071" w:rsidRPr="007C7ED4" w14:paraId="197767C1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77C9434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Measurement Date/Time</w:t>
            </w:r>
          </w:p>
        </w:tc>
        <w:tc>
          <w:tcPr>
            <w:tcW w:w="4050" w:type="dxa"/>
            <w:hideMark/>
          </w:tcPr>
          <w:p w14:paraId="6428E235" w14:textId="19B8CF55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Date </w:t>
            </w:r>
          </w:p>
          <w:p w14:paraId="3BD736AC" w14:textId="733311FF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Date groundwater level measurement was taken.</w:t>
            </w:r>
          </w:p>
          <w:p w14:paraId="514E5207" w14:textId="094660B2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Date Format</w:t>
            </w:r>
            <w:r w:rsidRPr="007C7ED4">
              <w:rPr>
                <w:spacing w:val="-2"/>
                <w:szCs w:val="22"/>
              </w:rPr>
              <w:t>: MM/DD/YYYY</w:t>
            </w:r>
          </w:p>
          <w:p w14:paraId="1E7067CB" w14:textId="211F0AC2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Time </w:t>
            </w:r>
          </w:p>
          <w:p w14:paraId="54E481D3" w14:textId="594A977C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Time groundwater level measurement was taken.</w:t>
            </w:r>
          </w:p>
          <w:p w14:paraId="31FC2390" w14:textId="2EAD2C26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Time Format:</w:t>
            </w:r>
            <w:r w:rsidRPr="007C7ED4">
              <w:rPr>
                <w:spacing w:val="-2"/>
                <w:szCs w:val="22"/>
              </w:rPr>
              <w:t xml:space="preserve"> hh:</w:t>
            </w:r>
            <w:proofErr w:type="gramStart"/>
            <w:r w:rsidRPr="007C7ED4">
              <w:rPr>
                <w:spacing w:val="-2"/>
                <w:szCs w:val="22"/>
              </w:rPr>
              <w:t>mm:ss</w:t>
            </w:r>
            <w:proofErr w:type="gramEnd"/>
            <w:r w:rsidRPr="007C7ED4">
              <w:rPr>
                <w:spacing w:val="-2"/>
                <w:szCs w:val="22"/>
              </w:rPr>
              <w:t xml:space="preserve"> 24</w:t>
            </w:r>
            <w:r w:rsidRPr="007C7ED4">
              <w:rPr>
                <w:spacing w:val="-2"/>
                <w:szCs w:val="22"/>
              </w:rPr>
              <w:noBreakHyphen/>
              <w:t>hour time Pacific Standard Time (PST) (default time is 12:00:00).</w:t>
            </w:r>
          </w:p>
        </w:tc>
        <w:tc>
          <w:tcPr>
            <w:tcW w:w="3330" w:type="dxa"/>
            <w:hideMark/>
          </w:tcPr>
          <w:p w14:paraId="630443A2" w14:textId="4483682D" w:rsidR="006861EC" w:rsidRPr="007C7ED4" w:rsidRDefault="001863F3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Date </w:t>
            </w:r>
          </w:p>
          <w:p w14:paraId="1F73711C" w14:textId="5C95F479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 xml:space="preserve">(MM/DD/YYYY) </w:t>
            </w:r>
            <w:r w:rsidR="00976071" w:rsidRPr="007C7ED4">
              <w:rPr>
                <w:rFonts w:ascii="Jacobs Chronos" w:hAnsi="Jacobs Chronos" w:cs="Segoe UI"/>
                <w:b/>
                <w:spacing w:val="-2"/>
                <w:szCs w:val="22"/>
              </w:rPr>
              <w:t xml:space="preserve">– </w:t>
            </w:r>
            <w:r w:rsidR="00976071" w:rsidRPr="007C7ED4">
              <w:rPr>
                <w:spacing w:val="-2"/>
                <w:szCs w:val="22"/>
              </w:rPr>
              <w:t>Groundwater level</w:t>
            </w:r>
            <w:r w:rsid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measurement date.</w:t>
            </w:r>
          </w:p>
          <w:p w14:paraId="0F45CE2D" w14:textId="765E817E" w:rsidR="006861EC" w:rsidRPr="007C7ED4" w:rsidRDefault="001863F3" w:rsidP="006861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Time (PST 24-hour) </w:t>
            </w:r>
          </w:p>
          <w:p w14:paraId="30ED0D7A" w14:textId="22CBCEF4" w:rsidR="00976071" w:rsidRPr="007C7ED4" w:rsidRDefault="006861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Time when the groundwater level measurement was taken.</w:t>
            </w:r>
          </w:p>
        </w:tc>
        <w:tc>
          <w:tcPr>
            <w:tcW w:w="3420" w:type="dxa"/>
            <w:hideMark/>
          </w:tcPr>
          <w:p w14:paraId="4FCF54A6" w14:textId="7FCF3E9A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Date (</w:t>
            </w:r>
            <w:r w:rsidRPr="007C7ED4" w:rsidDel="00DC174C">
              <w:rPr>
                <w:b/>
                <w:spacing w:val="-2"/>
                <w:szCs w:val="22"/>
              </w:rPr>
              <w:t>MM/</w:t>
            </w:r>
            <w:r w:rsidRPr="007C7ED4">
              <w:rPr>
                <w:b/>
                <w:spacing w:val="-2"/>
                <w:szCs w:val="22"/>
              </w:rPr>
              <w:t>DD/YYYY)</w:t>
            </w:r>
          </w:p>
          <w:p w14:paraId="112AC3B6" w14:textId="708595C3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24-hour Time, PST (hh:mm)</w:t>
            </w:r>
          </w:p>
        </w:tc>
        <w:tc>
          <w:tcPr>
            <w:tcW w:w="2430" w:type="dxa"/>
            <w:hideMark/>
          </w:tcPr>
          <w:p w14:paraId="14C96500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Date on which the elevation was measured.</w:t>
            </w:r>
          </w:p>
          <w:p w14:paraId="30A2CE0C" w14:textId="2ECD4B2A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Date format MM/DD/YYYY</w:t>
            </w:r>
          </w:p>
        </w:tc>
        <w:tc>
          <w:tcPr>
            <w:tcW w:w="3240" w:type="dxa"/>
            <w:hideMark/>
          </w:tcPr>
          <w:p w14:paraId="687E7A85" w14:textId="637EC26A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Date</w:t>
            </w:r>
            <w:r w:rsidRPr="007C7ED4">
              <w:rPr>
                <w:spacing w:val="-2"/>
                <w:szCs w:val="22"/>
              </w:rPr>
              <w:t xml:space="preserve"> – Date of measurement (MM/DD/</w:t>
            </w:r>
            <w:r w:rsidRPr="007C7ED4" w:rsidDel="00DC174C">
              <w:rPr>
                <w:spacing w:val="-2"/>
                <w:szCs w:val="22"/>
              </w:rPr>
              <w:t>YYYY</w:t>
            </w:r>
            <w:r w:rsidRPr="007C7ED4">
              <w:rPr>
                <w:spacing w:val="-2"/>
                <w:szCs w:val="22"/>
              </w:rPr>
              <w:t>).</w:t>
            </w:r>
          </w:p>
          <w:p w14:paraId="70C76D49" w14:textId="10F557EB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Time</w:t>
            </w:r>
            <w:r w:rsidRPr="007C7ED4">
              <w:rPr>
                <w:spacing w:val="-2"/>
                <w:szCs w:val="22"/>
              </w:rPr>
              <w:t xml:space="preserve"> – 00:00 24-hour format, provide standard time zone code as well as if it is in daylight savings time.</w:t>
            </w:r>
          </w:p>
        </w:tc>
        <w:tc>
          <w:tcPr>
            <w:tcW w:w="3515" w:type="dxa"/>
            <w:hideMark/>
          </w:tcPr>
          <w:p w14:paraId="3546EA71" w14:textId="741C3CC4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Static Water Level Date Measured </w:t>
            </w:r>
          </w:p>
          <w:p w14:paraId="06C8208B" w14:textId="7C9CBF6C" w:rsidR="00976071" w:rsidRPr="007C7ED4" w:rsidRDefault="001863F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The date that the static water level measurement for a groundwater or ground water under direct influence (GWUDI) source was measured.​ Not Available option provided. MM/DD/YYYY.</w:t>
            </w:r>
          </w:p>
          <w:p w14:paraId="790AAEAC" w14:textId="7A542E2D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Pumping Water Level Date Measured </w:t>
            </w:r>
          </w:p>
          <w:p w14:paraId="2DB87BF0" w14:textId="29DBE99E" w:rsidR="00976071" w:rsidRPr="007C7ED4" w:rsidRDefault="001863F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The date that the pumping water level measurement for a groundwater or GWUDI source was measured. MM/DD/YYYY.</w:t>
            </w:r>
          </w:p>
        </w:tc>
      </w:tr>
      <w:tr w:rsidR="00976071" w:rsidRPr="007C7ED4" w14:paraId="43DA3623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4D4081F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Reading at Reference Point (RRP)</w:t>
            </w:r>
          </w:p>
        </w:tc>
        <w:tc>
          <w:tcPr>
            <w:tcW w:w="4050" w:type="dxa"/>
            <w:hideMark/>
          </w:tcPr>
          <w:p w14:paraId="42A2B31D" w14:textId="60BBB78F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Attribute:</w:t>
            </w:r>
            <w:r w:rsidRP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RRP </w:t>
            </w:r>
          </w:p>
          <w:p w14:paraId="0703A297" w14:textId="1C7DCC02" w:rsidR="00976071" w:rsidRPr="007C7ED4" w:rsidRDefault="00CA020E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Reading of the measurement device taken at the reference point of the </w:t>
            </w:r>
            <w:r w:rsidR="00976071" w:rsidRPr="007C7ED4" w:rsidDel="00694428">
              <w:rPr>
                <w:spacing w:val="-2"/>
                <w:szCs w:val="22"/>
              </w:rPr>
              <w:t>well</w:t>
            </w:r>
            <w:r w:rsidR="00976071" w:rsidRPr="007C7ED4">
              <w:rPr>
                <w:spacing w:val="-2"/>
                <w:szCs w:val="22"/>
              </w:rPr>
              <w:t xml:space="preserve">. </w:t>
            </w:r>
          </w:p>
          <w:p w14:paraId="254838CC" w14:textId="21082126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</w:t>
            </w:r>
            <w:r w:rsidRPr="007C7ED4">
              <w:rPr>
                <w:spacing w:val="-2"/>
                <w:szCs w:val="22"/>
              </w:rPr>
              <w:t>: Feet</w:t>
            </w:r>
          </w:p>
          <w:p w14:paraId="5EB7B20A" w14:textId="4FEC800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Reporting Accuracy</w:t>
            </w:r>
            <w:r w:rsidRPr="007C7ED4">
              <w:rPr>
                <w:spacing w:val="-2"/>
                <w:szCs w:val="22"/>
              </w:rPr>
              <w:t>: Tenth of a foot.</w:t>
            </w:r>
          </w:p>
        </w:tc>
        <w:tc>
          <w:tcPr>
            <w:tcW w:w="3330" w:type="dxa"/>
            <w:hideMark/>
          </w:tcPr>
          <w:p w14:paraId="2C8CD35D" w14:textId="59E715FF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RRP (feet) </w:t>
            </w:r>
          </w:p>
          <w:p w14:paraId="483611DC" w14:textId="1143C782" w:rsidR="00976071" w:rsidRPr="007C7ED4" w:rsidRDefault="001863F3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Reading of measurement device taken at the reference point of the well. </w:t>
            </w:r>
          </w:p>
        </w:tc>
        <w:tc>
          <w:tcPr>
            <w:tcW w:w="3420" w:type="dxa"/>
            <w:hideMark/>
          </w:tcPr>
          <w:p w14:paraId="75089246" w14:textId="58591EAC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RRP</w:t>
            </w:r>
            <w:r w:rsidR="00976071" w:rsidRPr="007C7ED4" w:rsidDel="00DB2F98">
              <w:rPr>
                <w:b/>
                <w:spacing w:val="-2"/>
                <w:szCs w:val="22"/>
              </w:rPr>
              <w:t xml:space="preserve"> </w:t>
            </w:r>
          </w:p>
          <w:p w14:paraId="5D57F1CC" w14:textId="6DFA7FA7" w:rsidR="00976071" w:rsidRPr="007C7ED4" w:rsidRDefault="001863F3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Reading of the measurement device taken at the reference point of the well. Enter a numerical value in feet. </w:t>
            </w:r>
          </w:p>
        </w:tc>
        <w:tc>
          <w:tcPr>
            <w:tcW w:w="2430" w:type="dxa"/>
            <w:hideMark/>
          </w:tcPr>
          <w:p w14:paraId="19241157" w14:textId="3E001B56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075C5B" w:rsidRPr="007C7ED4">
              <w:rPr>
                <w:spacing w:val="-2"/>
                <w:szCs w:val="22"/>
              </w:rPr>
              <w:t xml:space="preserve">DTW </w:t>
            </w:r>
            <w:r w:rsidRPr="007C7ED4">
              <w:rPr>
                <w:spacing w:val="-2"/>
                <w:szCs w:val="22"/>
              </w:rPr>
              <w:t xml:space="preserve"> </w:t>
            </w:r>
          </w:p>
          <w:p w14:paraId="11E406E3" w14:textId="17B9F1CD" w:rsidR="00976071" w:rsidRPr="007C7ED4" w:rsidRDefault="001863F3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Measured depth from top of well casing to groundwater surface reported to hundredth of a foot.</w:t>
            </w:r>
          </w:p>
        </w:tc>
        <w:tc>
          <w:tcPr>
            <w:tcW w:w="3240" w:type="dxa"/>
            <w:hideMark/>
          </w:tcPr>
          <w:p w14:paraId="2A43BD3F" w14:textId="29E6B10C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</w:t>
            </w:r>
          </w:p>
          <w:p w14:paraId="73E8FBE4" w14:textId="6018515F" w:rsidR="00976071" w:rsidRPr="007C7ED4" w:rsidRDefault="001863F3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Enter the water level, in feet from measuring point at the site. Water levels below measuring point are unsigned, water levels above monitoring point are preceded by a minus sign (-), if water level type is M (measuring point). Precision can be carried to two decimal places.</w:t>
            </w:r>
          </w:p>
        </w:tc>
        <w:tc>
          <w:tcPr>
            <w:tcW w:w="3515" w:type="dxa"/>
            <w:hideMark/>
          </w:tcPr>
          <w:p w14:paraId="4C145A54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3E216A8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55BAC97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Reading at Water Surface (RWS)</w:t>
            </w:r>
          </w:p>
        </w:tc>
        <w:tc>
          <w:tcPr>
            <w:tcW w:w="4050" w:type="dxa"/>
            <w:hideMark/>
          </w:tcPr>
          <w:p w14:paraId="1655533E" w14:textId="3C9322C6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RWS </w:t>
            </w:r>
          </w:p>
          <w:p w14:paraId="76E71B84" w14:textId="53B02021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Measurement of the watermark on a steel tape, equivalent, or electronic sounder after making the groundwater sounding, which is typically 0.00 for an electronic sounder.</w:t>
            </w:r>
          </w:p>
          <w:p w14:paraId="48F8E875" w14:textId="26CD7DA9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</w:t>
            </w:r>
            <w:r w:rsidRPr="007C7ED4">
              <w:rPr>
                <w:spacing w:val="-2"/>
                <w:szCs w:val="22"/>
              </w:rPr>
              <w:t>: Feet</w:t>
            </w:r>
          </w:p>
          <w:p w14:paraId="0FFAB4E9" w14:textId="345A96E9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Reporting Accuracy</w:t>
            </w:r>
            <w:r w:rsidRPr="007C7ED4">
              <w:rPr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72539FB5" w14:textId="751C86FF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RWS (feet) </w:t>
            </w:r>
          </w:p>
          <w:p w14:paraId="1FFB1168" w14:textId="0D22DEC3" w:rsidR="00976071" w:rsidRPr="007C7ED4" w:rsidRDefault="001863F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The reading of the measurement device taken at the water surface (WS) of the well. Enter a numerical value in feet to the tenth decimal. </w:t>
            </w:r>
          </w:p>
        </w:tc>
        <w:tc>
          <w:tcPr>
            <w:tcW w:w="3420" w:type="dxa"/>
            <w:hideMark/>
          </w:tcPr>
          <w:p w14:paraId="4C536B7E" w14:textId="11E2AC15" w:rsidR="001863F3" w:rsidRPr="007C7ED4" w:rsidRDefault="001863F3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Attribute:</w:t>
            </w:r>
            <w:r w:rsidRP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RWS </w:t>
            </w:r>
          </w:p>
          <w:p w14:paraId="7DD7968C" w14:textId="7A9468D6" w:rsidR="00976071" w:rsidRPr="007C7ED4" w:rsidRDefault="001863F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The reading of the measurement device taken at the WS of the well. Enter a numerical value in feet.</w:t>
            </w:r>
            <w:r w:rsidR="00976071" w:rsidRPr="007C7ED4" w:rsidDel="009C581C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Value must be between -300 and 14,505. </w:t>
            </w:r>
          </w:p>
        </w:tc>
        <w:tc>
          <w:tcPr>
            <w:tcW w:w="2430" w:type="dxa"/>
            <w:hideMark/>
          </w:tcPr>
          <w:p w14:paraId="52B77BE8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41967A5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DAA0227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6623F6D9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2FFDCFD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Reading at Vertical Datum</w:t>
            </w:r>
          </w:p>
        </w:tc>
        <w:tc>
          <w:tcPr>
            <w:tcW w:w="4050" w:type="dxa"/>
            <w:hideMark/>
          </w:tcPr>
          <w:p w14:paraId="42644165" w14:textId="266DCF9D" w:rsidR="00CA020E" w:rsidRPr="007C7ED4" w:rsidRDefault="00E307EC" w:rsidP="00CA020E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Reading at Vertical Datum </w:t>
            </w:r>
          </w:p>
          <w:p w14:paraId="04E5A396" w14:textId="1041DA2A" w:rsidR="00976071" w:rsidRPr="007C7ED4" w:rsidRDefault="00CA020E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Groundwater level</w:t>
            </w:r>
            <w:r w:rsidR="00976071" w:rsidRPr="007C7ED4" w:rsidDel="00694428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measurement reading as depth to water from the measurement point below the vertical datum. Negative value is considered above the vertical datum.</w:t>
            </w:r>
          </w:p>
          <w:p w14:paraId="78C176F3" w14:textId="495B36F4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Units:</w:t>
            </w:r>
            <w:r w:rsidRPr="007C7ED4">
              <w:rPr>
                <w:spacing w:val="-2"/>
                <w:szCs w:val="22"/>
              </w:rPr>
              <w:t xml:space="preserve"> Feet</w:t>
            </w:r>
          </w:p>
          <w:p w14:paraId="7C433180" w14:textId="4B58033C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 xml:space="preserve">Reporting Accuracy: </w:t>
            </w:r>
            <w:r w:rsidRPr="007C7ED4">
              <w:rPr>
                <w:spacing w:val="-2"/>
                <w:szCs w:val="22"/>
              </w:rPr>
              <w:t>Two decimal points.</w:t>
            </w:r>
          </w:p>
        </w:tc>
        <w:tc>
          <w:tcPr>
            <w:tcW w:w="3330" w:type="dxa"/>
            <w:hideMark/>
          </w:tcPr>
          <w:p w14:paraId="38CEE4DA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  <w:hideMark/>
          </w:tcPr>
          <w:p w14:paraId="742E41A7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  <w:hideMark/>
          </w:tcPr>
          <w:p w14:paraId="2D99A84B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7982E8A" w14:textId="0A80F169" w:rsidR="001863F3" w:rsidRPr="007C7ED4" w:rsidRDefault="00BD16F1" w:rsidP="001863F3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</w:t>
            </w:r>
            <w:r w:rsidR="001863F3" w:rsidRPr="007C7ED4">
              <w:rPr>
                <w:spacing w:val="-2"/>
                <w:szCs w:val="22"/>
              </w:rPr>
              <w:t xml:space="preserve"> </w:t>
            </w:r>
          </w:p>
          <w:p w14:paraId="7ADA0C33" w14:textId="70088FCE" w:rsidR="00976071" w:rsidRPr="007C7ED4" w:rsidRDefault="001863F3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Enter the water level, in feet from measuring point at the site. Water levels below vertical datum </w:t>
            </w:r>
            <w:proofErr w:type="gramStart"/>
            <w:r w:rsidR="00976071" w:rsidRPr="007C7ED4">
              <w:rPr>
                <w:spacing w:val="-2"/>
                <w:szCs w:val="22"/>
              </w:rPr>
              <w:t>are</w:t>
            </w:r>
            <w:proofErr w:type="gramEnd"/>
            <w:r w:rsidR="00976071" w:rsidRPr="007C7ED4">
              <w:rPr>
                <w:spacing w:val="-2"/>
                <w:szCs w:val="22"/>
              </w:rPr>
              <w:t xml:space="preserve"> unsigned, water levels above vertical datum </w:t>
            </w:r>
            <w:proofErr w:type="gramStart"/>
            <w:r w:rsidR="00976071" w:rsidRPr="007C7ED4">
              <w:rPr>
                <w:spacing w:val="-2"/>
                <w:szCs w:val="22"/>
              </w:rPr>
              <w:t>are</w:t>
            </w:r>
            <w:proofErr w:type="gramEnd"/>
            <w:r w:rsidR="00976071" w:rsidRPr="007C7ED4">
              <w:rPr>
                <w:spacing w:val="-2"/>
                <w:szCs w:val="22"/>
              </w:rPr>
              <w:t xml:space="preserve"> preceded by a minus sign (-), if water level type is S (vertical datum). Precision can be carried to two decimal places.</w:t>
            </w:r>
          </w:p>
        </w:tc>
        <w:tc>
          <w:tcPr>
            <w:tcW w:w="3515" w:type="dxa"/>
            <w:hideMark/>
          </w:tcPr>
          <w:p w14:paraId="1A130142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75EBE9EB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CC1D3AD" w14:textId="312B8FC0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del w:id="3" w:author="Cooledge, Craig" w:date="2025-10-13T11:32:00Z" w16du:dateUtc="2025-10-13T15:32:00Z">
              <w:r w:rsidRPr="007C7ED4" w:rsidDel="00F340F7">
                <w:rPr>
                  <w:b/>
                  <w:spacing w:val="-2"/>
                  <w:szCs w:val="22"/>
                </w:rPr>
                <w:delText>Water Surface</w:delText>
              </w:r>
            </w:del>
            <w:ins w:id="4" w:author="Cooledge, Craig" w:date="2025-10-13T11:32:00Z" w16du:dateUtc="2025-10-13T15:32:00Z">
              <w:r w:rsidR="00F340F7">
                <w:rPr>
                  <w:b/>
                  <w:spacing w:val="-2"/>
                  <w:szCs w:val="22"/>
                </w:rPr>
                <w:t>Groundwater</w:t>
              </w:r>
            </w:ins>
            <w:r w:rsidRPr="007C7ED4">
              <w:rPr>
                <w:b/>
                <w:spacing w:val="-2"/>
                <w:szCs w:val="22"/>
              </w:rPr>
              <w:t xml:space="preserve"> Elevation (</w:t>
            </w:r>
            <w:del w:id="5" w:author="Cooledge, Craig" w:date="2025-10-13T11:32:00Z" w16du:dateUtc="2025-10-13T15:32:00Z">
              <w:r w:rsidRPr="007C7ED4" w:rsidDel="00F340F7">
                <w:rPr>
                  <w:b/>
                  <w:spacing w:val="-2"/>
                  <w:szCs w:val="22"/>
                </w:rPr>
                <w:delText>WSE</w:delText>
              </w:r>
            </w:del>
            <w:ins w:id="6" w:author="Cooledge, Craig" w:date="2025-10-13T11:32:00Z" w16du:dateUtc="2025-10-13T15:32:00Z">
              <w:r w:rsidR="00F340F7">
                <w:rPr>
                  <w:b/>
                  <w:spacing w:val="-2"/>
                  <w:szCs w:val="22"/>
                </w:rPr>
                <w:t>G</w:t>
              </w:r>
              <w:r w:rsidR="00F340F7" w:rsidRPr="007C7ED4">
                <w:rPr>
                  <w:b/>
                  <w:spacing w:val="-2"/>
                  <w:szCs w:val="22"/>
                </w:rPr>
                <w:t>SE</w:t>
              </w:r>
            </w:ins>
            <w:r w:rsidRPr="007C7ED4">
              <w:rPr>
                <w:b/>
                <w:spacing w:val="-2"/>
                <w:szCs w:val="22"/>
              </w:rPr>
              <w:t>) (Calculated)</w:t>
            </w:r>
          </w:p>
        </w:tc>
        <w:tc>
          <w:tcPr>
            <w:tcW w:w="4050" w:type="dxa"/>
            <w:hideMark/>
          </w:tcPr>
          <w:p w14:paraId="1823B0E7" w14:textId="55328B93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del w:id="7" w:author="Cooledge, Craig" w:date="2025-10-13T11:32:00Z" w16du:dateUtc="2025-10-13T15:32:00Z">
              <w:r w:rsidR="00976071" w:rsidRPr="007C7ED4" w:rsidDel="00F340F7">
                <w:rPr>
                  <w:spacing w:val="-2"/>
                  <w:szCs w:val="22"/>
                </w:rPr>
                <w:delText xml:space="preserve">WSE </w:delText>
              </w:r>
            </w:del>
            <w:ins w:id="8" w:author="Cooledge, Craig" w:date="2025-10-13T11:32:00Z" w16du:dateUtc="2025-10-13T15:32:00Z">
              <w:r w:rsidR="00F340F7">
                <w:rPr>
                  <w:spacing w:val="-2"/>
                  <w:szCs w:val="22"/>
                </w:rPr>
                <w:t>GW</w:t>
              </w:r>
              <w:r w:rsidR="00F340F7" w:rsidRPr="007C7ED4">
                <w:rPr>
                  <w:spacing w:val="-2"/>
                  <w:szCs w:val="22"/>
                </w:rPr>
                <w:t xml:space="preserve">E </w:t>
              </w:r>
            </w:ins>
          </w:p>
          <w:p w14:paraId="02E25C75" w14:textId="79FBA686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Calculated </w:t>
            </w:r>
            <w:del w:id="9" w:author="Cooledge, Craig" w:date="2025-10-13T11:32:00Z" w16du:dateUtc="2025-10-13T15:32:00Z">
              <w:r w:rsidR="00976071" w:rsidRPr="007C7ED4" w:rsidDel="00F340F7">
                <w:rPr>
                  <w:spacing w:val="-2"/>
                  <w:szCs w:val="22"/>
                </w:rPr>
                <w:delText>WSE</w:delText>
              </w:r>
            </w:del>
            <w:ins w:id="10" w:author="Cooledge, Craig" w:date="2025-10-13T11:32:00Z" w16du:dateUtc="2025-10-13T15:32:00Z">
              <w:r w:rsidR="00F340F7">
                <w:rPr>
                  <w:spacing w:val="-2"/>
                  <w:szCs w:val="22"/>
                </w:rPr>
                <w:t>GW</w:t>
              </w:r>
              <w:r w:rsidR="00F340F7" w:rsidRPr="007C7ED4">
                <w:rPr>
                  <w:spacing w:val="-2"/>
                  <w:szCs w:val="22"/>
                </w:rPr>
                <w:t>E</w:t>
              </w:r>
            </w:ins>
            <w:r w:rsidR="00976071" w:rsidRPr="007C7ED4">
              <w:rPr>
                <w:spacing w:val="-2"/>
                <w:szCs w:val="22"/>
              </w:rPr>
              <w:t xml:space="preserve">. </w:t>
            </w:r>
          </w:p>
          <w:p w14:paraId="4101A85B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Calculated as</w:t>
            </w:r>
            <w:r w:rsidRPr="007C7ED4">
              <w:rPr>
                <w:spacing w:val="-2"/>
                <w:szCs w:val="22"/>
              </w:rPr>
              <w:t>:</w:t>
            </w:r>
          </w:p>
          <w:p w14:paraId="5F05ECB5" w14:textId="7628EDBA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del w:id="11" w:author="Cooledge, Craig" w:date="2025-10-13T11:32:00Z" w16du:dateUtc="2025-10-13T15:32:00Z">
              <w:r w:rsidRPr="007C7ED4" w:rsidDel="00F340F7">
                <w:rPr>
                  <w:spacing w:val="-2"/>
                  <w:szCs w:val="22"/>
                </w:rPr>
                <w:delText xml:space="preserve">WSE </w:delText>
              </w:r>
            </w:del>
            <w:ins w:id="12" w:author="Cooledge, Craig" w:date="2025-10-13T11:32:00Z" w16du:dateUtc="2025-10-13T15:32:00Z">
              <w:r w:rsidR="00F340F7">
                <w:rPr>
                  <w:spacing w:val="-2"/>
                  <w:szCs w:val="22"/>
                </w:rPr>
                <w:t>GW</w:t>
              </w:r>
              <w:r w:rsidR="00F340F7" w:rsidRPr="007C7ED4">
                <w:rPr>
                  <w:spacing w:val="-2"/>
                  <w:szCs w:val="22"/>
                </w:rPr>
                <w:t xml:space="preserve">E </w:t>
              </w:r>
            </w:ins>
            <w:r w:rsidRPr="007C7ED4">
              <w:rPr>
                <w:spacing w:val="-2"/>
                <w:szCs w:val="22"/>
              </w:rPr>
              <w:t>= RPE - (RRP or RWS)</w:t>
            </w:r>
            <w:r w:rsidRPr="007C7ED4">
              <w:rPr>
                <w:spacing w:val="-2"/>
                <w:szCs w:val="22"/>
              </w:rPr>
              <w:br/>
              <w:t xml:space="preserve">RPE = reference point elevation which is reported as part of </w:t>
            </w:r>
            <w:proofErr w:type="gramStart"/>
            <w:r w:rsidRPr="007C7ED4">
              <w:rPr>
                <w:spacing w:val="-2"/>
                <w:szCs w:val="22"/>
              </w:rPr>
              <w:t>the well</w:t>
            </w:r>
            <w:proofErr w:type="gramEnd"/>
            <w:r w:rsidRPr="007C7ED4">
              <w:rPr>
                <w:spacing w:val="-2"/>
                <w:szCs w:val="22"/>
              </w:rPr>
              <w:t xml:space="preserve"> characteristic attributes.</w:t>
            </w:r>
          </w:p>
          <w:p w14:paraId="77A47935" w14:textId="1D54E793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</w:t>
            </w:r>
            <w:r w:rsidRPr="007C7ED4">
              <w:rPr>
                <w:spacing w:val="-2"/>
                <w:szCs w:val="22"/>
              </w:rPr>
              <w:t>: Feet above North American Vertical Datum of 1988 (NAVD 88).</w:t>
            </w:r>
          </w:p>
        </w:tc>
        <w:tc>
          <w:tcPr>
            <w:tcW w:w="3330" w:type="dxa"/>
            <w:hideMark/>
          </w:tcPr>
          <w:p w14:paraId="123EC899" w14:textId="1EBE00C4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Groundwater Elevation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</w:p>
          <w:p w14:paraId="77A792EA" w14:textId="0DA259FF" w:rsidR="00976071" w:rsidRPr="007C7ED4" w:rsidRDefault="00BD16F1" w:rsidP="00AE36A8">
            <w:pPr>
              <w:pStyle w:val="TableBody"/>
              <w:spacing w:before="60" w:after="60"/>
              <w:rPr>
                <w:color w:val="auto"/>
                <w:spacing w:val="-2"/>
                <w:kern w:val="2"/>
                <w:szCs w:val="22"/>
                <w14:ligatures w14:val="standardContextual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Groundwater elevation in feet above mean sea level, using NAVD 88.</w:t>
            </w:r>
          </w:p>
        </w:tc>
        <w:tc>
          <w:tcPr>
            <w:tcW w:w="3420" w:type="dxa"/>
            <w:hideMark/>
          </w:tcPr>
          <w:p w14:paraId="570A300B" w14:textId="2F122999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WSE </w:t>
            </w:r>
          </w:p>
          <w:p w14:paraId="72BC20E7" w14:textId="3B4FFB5B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A calculated field with no input required. </w:t>
            </w:r>
          </w:p>
        </w:tc>
        <w:tc>
          <w:tcPr>
            <w:tcW w:w="2430" w:type="dxa"/>
            <w:hideMark/>
          </w:tcPr>
          <w:p w14:paraId="36472E89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3D117E8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678F0CD3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684E293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7679D275" w14:textId="7FD0B11A" w:rsidR="00976071" w:rsidRPr="007C7ED4" w:rsidRDefault="00976071" w:rsidP="0060192D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Ground Surface (GS</w:t>
            </w:r>
            <w:r w:rsidR="003479E4" w:rsidRPr="007C7ED4">
              <w:rPr>
                <w:b/>
                <w:spacing w:val="-2"/>
                <w:szCs w:val="22"/>
              </w:rPr>
              <w:t>)</w:t>
            </w:r>
            <w:r w:rsidRPr="007C7ED4">
              <w:rPr>
                <w:b/>
                <w:spacing w:val="-2"/>
                <w:szCs w:val="22"/>
              </w:rPr>
              <w:t xml:space="preserve"> to </w:t>
            </w:r>
            <w:r w:rsidRPr="007C7ED4" w:rsidDel="00DB2F98">
              <w:rPr>
                <w:b/>
                <w:spacing w:val="-2"/>
                <w:szCs w:val="22"/>
              </w:rPr>
              <w:t>WS</w:t>
            </w:r>
            <w:r w:rsidRPr="007C7ED4">
              <w:rPr>
                <w:b/>
                <w:spacing w:val="-2"/>
                <w:szCs w:val="22"/>
              </w:rPr>
              <w:t xml:space="preserve"> (Reported or Calculated)</w:t>
            </w:r>
          </w:p>
        </w:tc>
        <w:tc>
          <w:tcPr>
            <w:tcW w:w="4050" w:type="dxa"/>
            <w:hideMark/>
          </w:tcPr>
          <w:p w14:paraId="305ED701" w14:textId="473807DE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GS to WS </w:t>
            </w:r>
          </w:p>
          <w:p w14:paraId="3A8BB689" w14:textId="416B1FC6" w:rsidR="00976071" w:rsidRPr="007C7ED4" w:rsidRDefault="00E307EC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Depth to water below ground surface (</w:t>
            </w:r>
            <w:proofErr w:type="spellStart"/>
            <w:r w:rsidR="00976071" w:rsidRPr="007C7ED4">
              <w:rPr>
                <w:spacing w:val="-2"/>
                <w:szCs w:val="22"/>
              </w:rPr>
              <w:t>bgs</w:t>
            </w:r>
            <w:proofErr w:type="spellEnd"/>
            <w:r w:rsidR="00976071" w:rsidRPr="007C7ED4">
              <w:rPr>
                <w:spacing w:val="-2"/>
                <w:szCs w:val="22"/>
              </w:rPr>
              <w:t>).</w:t>
            </w:r>
          </w:p>
          <w:p w14:paraId="73402AAE" w14:textId="78ABA801" w:rsidR="00976071" w:rsidRPr="007C7ED4" w:rsidRDefault="0097607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Calculated as</w:t>
            </w:r>
            <w:r w:rsidRPr="007C7ED4">
              <w:rPr>
                <w:spacing w:val="-2"/>
                <w:szCs w:val="22"/>
              </w:rPr>
              <w:t>:</w:t>
            </w:r>
            <w:r w:rsidRPr="007C7ED4">
              <w:rPr>
                <w:spacing w:val="-2"/>
                <w:szCs w:val="22"/>
              </w:rPr>
              <w:br/>
              <w:t>GS to WS = GSE – WSE</w:t>
            </w:r>
          </w:p>
          <w:p w14:paraId="1CE66C21" w14:textId="6D4E3B1D" w:rsidR="00976071" w:rsidRPr="007C7ED4" w:rsidRDefault="0097607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</w:t>
            </w:r>
            <w:r w:rsidRPr="007C7ED4">
              <w:rPr>
                <w:spacing w:val="-2"/>
                <w:szCs w:val="22"/>
              </w:rPr>
              <w:t xml:space="preserve">: Feet </w:t>
            </w:r>
            <w:proofErr w:type="spellStart"/>
            <w:r w:rsidRPr="007C7ED4">
              <w:rPr>
                <w:spacing w:val="-2"/>
                <w:szCs w:val="22"/>
              </w:rPr>
              <w:t>bgs</w:t>
            </w:r>
            <w:proofErr w:type="spellEnd"/>
          </w:p>
          <w:p w14:paraId="4ECEF6F8" w14:textId="6D3EB334" w:rsidR="00976071" w:rsidRPr="007C7ED4" w:rsidRDefault="0097607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Reporting Accuracy</w:t>
            </w:r>
            <w:r w:rsidRPr="007C7ED4">
              <w:rPr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101C5DD6" w14:textId="196DD2D8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GS Elevation to Groundwater Elevation </w:t>
            </w:r>
          </w:p>
          <w:p w14:paraId="74E55EC8" w14:textId="67D53C7E" w:rsidR="00976071" w:rsidRPr="007C7ED4" w:rsidRDefault="00BD16F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Depth to groundwater elevation in feet </w:t>
            </w:r>
            <w:proofErr w:type="spellStart"/>
            <w:r w:rsidR="00976071" w:rsidRPr="007C7ED4">
              <w:rPr>
                <w:spacing w:val="-2"/>
                <w:szCs w:val="22"/>
              </w:rPr>
              <w:t>bgs</w:t>
            </w:r>
            <w:proofErr w:type="spellEnd"/>
            <w:r w:rsidR="00976071" w:rsidRPr="007C7ED4">
              <w:rPr>
                <w:spacing w:val="-2"/>
                <w:szCs w:val="22"/>
              </w:rPr>
              <w:t>.</w:t>
            </w:r>
          </w:p>
        </w:tc>
        <w:tc>
          <w:tcPr>
            <w:tcW w:w="3420" w:type="dxa"/>
            <w:hideMark/>
          </w:tcPr>
          <w:p w14:paraId="76691F44" w14:textId="7A7EA1FC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GS to WS </w:t>
            </w:r>
          </w:p>
          <w:p w14:paraId="1E7224EE" w14:textId="4AB8BBAF" w:rsidR="00976071" w:rsidRPr="007C7ED4" w:rsidRDefault="00BD16F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Distance measured from </w:t>
            </w:r>
            <w:r w:rsidR="00976071" w:rsidRPr="007C7ED4" w:rsidDel="00DB2F98">
              <w:rPr>
                <w:spacing w:val="-2"/>
                <w:szCs w:val="22"/>
              </w:rPr>
              <w:t>GS</w:t>
            </w:r>
            <w:r w:rsidR="00976071" w:rsidRPr="007C7ED4">
              <w:rPr>
                <w:spacing w:val="-2"/>
                <w:szCs w:val="22"/>
              </w:rPr>
              <w:t xml:space="preserve"> to WS, or DTW. A calculated field, no is </w:t>
            </w:r>
            <w:proofErr w:type="gramStart"/>
            <w:r w:rsidR="00976071" w:rsidRPr="007C7ED4">
              <w:rPr>
                <w:spacing w:val="-2"/>
                <w:szCs w:val="22"/>
              </w:rPr>
              <w:t>input required</w:t>
            </w:r>
            <w:proofErr w:type="gramEnd"/>
            <w:r w:rsidR="00976071" w:rsidRPr="007C7ED4">
              <w:rPr>
                <w:spacing w:val="-2"/>
                <w:szCs w:val="22"/>
              </w:rPr>
              <w:t xml:space="preserve">. </w:t>
            </w:r>
          </w:p>
        </w:tc>
        <w:tc>
          <w:tcPr>
            <w:tcW w:w="2430" w:type="dxa"/>
            <w:hideMark/>
          </w:tcPr>
          <w:p w14:paraId="1BFF851F" w14:textId="77777777" w:rsidR="00976071" w:rsidRPr="007C7ED4" w:rsidRDefault="0097607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C535584" w14:textId="2C050B08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</w:t>
            </w:r>
          </w:p>
          <w:p w14:paraId="34A2B4C1" w14:textId="01434588" w:rsidR="00976071" w:rsidRPr="007C7ED4" w:rsidRDefault="00BD16F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Enter the water level, in feet from land surface datum (LSD) at the site. Water levels below LSD are unsigned, water levels above LSD are preceded by a minus sign (-), if water level type is L (land surface). Precision can be carried to two decimal places. </w:t>
            </w:r>
          </w:p>
        </w:tc>
        <w:tc>
          <w:tcPr>
            <w:tcW w:w="3515" w:type="dxa"/>
            <w:hideMark/>
          </w:tcPr>
          <w:p w14:paraId="27FA14F7" w14:textId="0CCF1EFE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Static Water Level </w:t>
            </w:r>
          </w:p>
          <w:p w14:paraId="24371434" w14:textId="5FC122E1" w:rsidR="00976071" w:rsidRPr="007C7ED4" w:rsidRDefault="00BD16F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Feet </w:t>
            </w:r>
            <w:proofErr w:type="spellStart"/>
            <w:r w:rsidR="00976071" w:rsidRPr="007C7ED4">
              <w:rPr>
                <w:spacing w:val="-2"/>
                <w:szCs w:val="22"/>
              </w:rPr>
              <w:t>bgs</w:t>
            </w:r>
            <w:proofErr w:type="spellEnd"/>
            <w:r w:rsidR="00976071" w:rsidRPr="007C7ED4">
              <w:rPr>
                <w:spacing w:val="-2"/>
                <w:szCs w:val="22"/>
              </w:rPr>
              <w:t xml:space="preserve">. Used for groundwater and GWUDI sources only, this identifies the number of feet from the ground surface to the water table. This measurement is not applicable for horizontal wells.​ </w:t>
            </w:r>
          </w:p>
          <w:p w14:paraId="09ECA5A7" w14:textId="0F63F283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Pumping Water Level </w:t>
            </w:r>
          </w:p>
          <w:p w14:paraId="60FD1652" w14:textId="5E73EE76" w:rsidR="00976071" w:rsidRPr="007C7ED4" w:rsidRDefault="00BD16F1" w:rsidP="0060192D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Feet </w:t>
            </w:r>
            <w:proofErr w:type="spellStart"/>
            <w:r w:rsidR="00976071" w:rsidRPr="007C7ED4">
              <w:rPr>
                <w:spacing w:val="-2"/>
                <w:szCs w:val="22"/>
              </w:rPr>
              <w:t>bgs</w:t>
            </w:r>
            <w:proofErr w:type="spellEnd"/>
            <w:r w:rsidR="00976071" w:rsidRPr="007C7ED4">
              <w:rPr>
                <w:spacing w:val="-2"/>
                <w:szCs w:val="22"/>
              </w:rPr>
              <w:t xml:space="preserve">. Identifies the water level of a groundwater or GWUDI source while that source is actively producing water in a measurement of feet from the ground surface to the water table during pumping. </w:t>
            </w:r>
          </w:p>
        </w:tc>
      </w:tr>
      <w:tr w:rsidR="00976071" w:rsidRPr="007C7ED4" w14:paraId="32591410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98F421A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Reading Point (RP) to Water Level (Calculated)</w:t>
            </w:r>
          </w:p>
        </w:tc>
        <w:tc>
          <w:tcPr>
            <w:tcW w:w="4050" w:type="dxa"/>
            <w:hideMark/>
          </w:tcPr>
          <w:p w14:paraId="727BA257" w14:textId="1CF05FA5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RP to Water Level</w:t>
            </w:r>
            <w:r w:rsidR="00976071" w:rsidRPr="007C7ED4" w:rsidDel="00DB2F98">
              <w:rPr>
                <w:spacing w:val="-2"/>
                <w:szCs w:val="22"/>
              </w:rPr>
              <w:t xml:space="preserve"> </w:t>
            </w:r>
          </w:p>
          <w:p w14:paraId="7AC85039" w14:textId="0C0FDBCB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Depth to water below reading point (</w:t>
            </w:r>
            <w:proofErr w:type="spellStart"/>
            <w:r w:rsidR="00976071" w:rsidRPr="007C7ED4">
              <w:rPr>
                <w:spacing w:val="-2"/>
                <w:szCs w:val="22"/>
              </w:rPr>
              <w:t>bgs</w:t>
            </w:r>
            <w:proofErr w:type="spellEnd"/>
            <w:r w:rsidR="00976071" w:rsidRPr="007C7ED4">
              <w:rPr>
                <w:spacing w:val="-2"/>
                <w:szCs w:val="22"/>
              </w:rPr>
              <w:t>).</w:t>
            </w:r>
          </w:p>
          <w:p w14:paraId="71BA8268" w14:textId="18C367E3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Calculated as:</w:t>
            </w:r>
            <w:r w:rsidRPr="007C7ED4">
              <w:rPr>
                <w:spacing w:val="-2"/>
                <w:szCs w:val="22"/>
              </w:rPr>
              <w:t xml:space="preserve"> RP to water level = RP – water level</w:t>
            </w:r>
          </w:p>
          <w:p w14:paraId="2A9BF0A5" w14:textId="78EF7C0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Units:</w:t>
            </w:r>
            <w:r w:rsidRPr="007C7ED4">
              <w:rPr>
                <w:spacing w:val="-2"/>
                <w:szCs w:val="22"/>
              </w:rPr>
              <w:t xml:space="preserve"> Feet </w:t>
            </w:r>
            <w:proofErr w:type="spellStart"/>
            <w:r w:rsidRPr="007C7ED4">
              <w:rPr>
                <w:spacing w:val="-2"/>
                <w:szCs w:val="22"/>
              </w:rPr>
              <w:t>bgs</w:t>
            </w:r>
            <w:proofErr w:type="spellEnd"/>
          </w:p>
          <w:p w14:paraId="2E73D627" w14:textId="4BCE2710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 xml:space="preserve">Reporting Accuracy: </w:t>
            </w:r>
            <w:r w:rsidRPr="007C7ED4">
              <w:rPr>
                <w:spacing w:val="-2"/>
                <w:szCs w:val="22"/>
              </w:rPr>
              <w:t>Tenth of a foot.</w:t>
            </w:r>
          </w:p>
        </w:tc>
        <w:tc>
          <w:tcPr>
            <w:tcW w:w="3330" w:type="dxa"/>
            <w:hideMark/>
          </w:tcPr>
          <w:p w14:paraId="48561A05" w14:textId="3EBD7BF6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rFonts w:asciiTheme="minorHAnsi" w:hAnsiTheme="minorHAnsi" w:cstheme="minorHAnsi"/>
                <w:spacing w:val="-2"/>
                <w:szCs w:val="22"/>
              </w:rPr>
              <w:t xml:space="preserve">Reference Point Elevation to Groundwater Elevation </w:t>
            </w:r>
          </w:p>
          <w:p w14:paraId="2CEB5483" w14:textId="2A311878" w:rsidR="00976071" w:rsidRPr="007C7ED4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rFonts w:asciiTheme="minorHAnsi" w:hAnsiTheme="minorHAnsi" w:cstheme="minorHAnsi"/>
                <w:spacing w:val="-2"/>
                <w:szCs w:val="22"/>
              </w:rPr>
              <w:t xml:space="preserve">Depth to groundwater elevation in feet below reference point. </w:t>
            </w:r>
          </w:p>
        </w:tc>
        <w:tc>
          <w:tcPr>
            <w:tcW w:w="3420" w:type="dxa"/>
            <w:hideMark/>
          </w:tcPr>
          <w:p w14:paraId="11909136" w14:textId="06495C78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RP to WS </w:t>
            </w:r>
          </w:p>
          <w:p w14:paraId="5B15DDDC" w14:textId="721F8128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Calculated value, no input required. Reading at RP - Reading at WS. </w:t>
            </w:r>
          </w:p>
        </w:tc>
        <w:tc>
          <w:tcPr>
            <w:tcW w:w="2430" w:type="dxa"/>
            <w:hideMark/>
          </w:tcPr>
          <w:p w14:paraId="70ED2A91" w14:textId="7E0A1ABF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Refer to RRP.</w:t>
            </w:r>
          </w:p>
        </w:tc>
        <w:tc>
          <w:tcPr>
            <w:tcW w:w="3240" w:type="dxa"/>
            <w:hideMark/>
          </w:tcPr>
          <w:p w14:paraId="55870139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746CDFC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1BC4443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E6389A6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Water Level Datum</w:t>
            </w:r>
          </w:p>
        </w:tc>
        <w:tc>
          <w:tcPr>
            <w:tcW w:w="4050" w:type="dxa"/>
            <w:hideMark/>
          </w:tcPr>
          <w:p w14:paraId="197850E1" w14:textId="64B11209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Datum </w:t>
            </w:r>
          </w:p>
          <w:p w14:paraId="6CAAB9FA" w14:textId="472A32A6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Vertical datum of WSE.</w:t>
            </w:r>
          </w:p>
          <w:p w14:paraId="6BA464FE" w14:textId="38E5D6A8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Format</w:t>
            </w:r>
            <w:r w:rsidRPr="007C7ED4">
              <w:rPr>
                <w:spacing w:val="-2"/>
                <w:szCs w:val="22"/>
              </w:rPr>
              <w:t>: NAVD 88 (recommended)</w:t>
            </w:r>
          </w:p>
        </w:tc>
        <w:tc>
          <w:tcPr>
            <w:tcW w:w="3330" w:type="dxa"/>
            <w:hideMark/>
          </w:tcPr>
          <w:p w14:paraId="75A1A29C" w14:textId="77777777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Datum </w:t>
            </w:r>
          </w:p>
          <w:p w14:paraId="1CC34D40" w14:textId="01BE33D4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W</w:t>
            </w:r>
            <w:r w:rsidR="00976071" w:rsidRPr="007C7ED4">
              <w:rPr>
                <w:b/>
                <w:spacing w:val="-2"/>
                <w:szCs w:val="22"/>
              </w:rPr>
              <w:t>a</w:t>
            </w:r>
            <w:r w:rsidR="00976071" w:rsidRPr="007C7ED4">
              <w:rPr>
                <w:spacing w:val="-2"/>
                <w:szCs w:val="22"/>
              </w:rPr>
              <w:t>ter level datum as NAVD 88.</w:t>
            </w:r>
          </w:p>
        </w:tc>
        <w:tc>
          <w:tcPr>
            <w:tcW w:w="3420" w:type="dxa"/>
            <w:hideMark/>
          </w:tcPr>
          <w:p w14:paraId="3F8634B1" w14:textId="78D7057C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Datum </w:t>
            </w:r>
          </w:p>
          <w:p w14:paraId="0B775629" w14:textId="7C465B22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Water level datum as NAVD 88.</w:t>
            </w:r>
          </w:p>
        </w:tc>
        <w:tc>
          <w:tcPr>
            <w:tcW w:w="2430" w:type="dxa"/>
            <w:hideMark/>
          </w:tcPr>
          <w:p w14:paraId="7C31286D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10A92E4F" w14:textId="06642A5C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Datum </w:t>
            </w:r>
          </w:p>
          <w:p w14:paraId="04E8CD05" w14:textId="4BB9B562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[depth to] water level datum, mandatory if water level type is S (vertical datum) or other.</w:t>
            </w:r>
          </w:p>
        </w:tc>
        <w:tc>
          <w:tcPr>
            <w:tcW w:w="3515" w:type="dxa"/>
            <w:hideMark/>
          </w:tcPr>
          <w:p w14:paraId="720DF030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7956B948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5378F539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No Measurement Code</w:t>
            </w:r>
          </w:p>
        </w:tc>
        <w:tc>
          <w:tcPr>
            <w:tcW w:w="4050" w:type="dxa"/>
            <w:hideMark/>
          </w:tcPr>
          <w:p w14:paraId="2FC7434A" w14:textId="2E703FA7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Attribute:</w:t>
            </w:r>
            <w:r w:rsidRPr="007C7ED4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No Measurement Code </w:t>
            </w:r>
          </w:p>
          <w:p w14:paraId="276E0E70" w14:textId="0A6D49D3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Code providing explanation for no groundwater level measurement being taken.</w:t>
            </w:r>
          </w:p>
          <w:p w14:paraId="62647B59" w14:textId="5DC9F2A2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List of Options:</w:t>
            </w:r>
          </w:p>
          <w:p w14:paraId="0F1F01FB" w14:textId="68CDE2BF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Measurement discontinued, 1 – Pumping, 2 – Pump house locked, 3 – Tape hung up, 4 – Can’t get tape in casing, 5 – Unable to locate well, 6 – Well has been destroyed, 7 – Special/Other, 8 – Casing leaking or wet, 9 – Temporarily inaccessible, D - Dry well, F - Flowing artesian well</w:t>
            </w:r>
          </w:p>
        </w:tc>
        <w:tc>
          <w:tcPr>
            <w:tcW w:w="3330" w:type="dxa"/>
            <w:hideMark/>
          </w:tcPr>
          <w:p w14:paraId="2D876940" w14:textId="3D80AA9B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No Measurement Type/Code </w:t>
            </w:r>
          </w:p>
          <w:p w14:paraId="339BC257" w14:textId="0C1DC165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Type/code used to explain why a measurement was not taken.</w:t>
            </w:r>
          </w:p>
          <w:p w14:paraId="797B5A5F" w14:textId="7B702D7B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Measurement discontinued, 1 – Pumping, 2 – Pump house locked, 3 – Tape hung up, 4 – Can’t get tape in casing, 5 – Unable to locate well, 6 – Well has been destroyed, 7 – Special/Other, 8 – Casing leaking or wet, 9 – Temporarily inaccessible, D – Dry well, F – Flowing artesian well</w:t>
            </w:r>
          </w:p>
        </w:tc>
        <w:tc>
          <w:tcPr>
            <w:tcW w:w="3420" w:type="dxa"/>
            <w:hideMark/>
          </w:tcPr>
          <w:p w14:paraId="0E1CA7CE" w14:textId="6C8DFFFD" w:rsidR="00BD16F1" w:rsidRPr="007C7ED4" w:rsidRDefault="00BD16F1" w:rsidP="00BD16F1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No Measurement Code  </w:t>
            </w:r>
          </w:p>
          <w:p w14:paraId="0C46D564" w14:textId="1EA28300" w:rsidR="00976071" w:rsidRPr="007C7ED4" w:rsidRDefault="00BD16F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Code to explain why a measurement was not taken.</w:t>
            </w:r>
          </w:p>
          <w:p w14:paraId="14751FF1" w14:textId="1CA8EFDC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Measurement discontinued, 1 – Pumping, 2 – Pump house locked, 3 – Tape hung up, 4 – Can’t get tape in casing, 5 – Unable to locate well, 6 – Well has been destroyed, 7 – Special/Other, 8 – Casing leaking or wet, 9 – Temporarily inaccessible, D – Dry well, F – Flowing artesian well</w:t>
            </w:r>
          </w:p>
        </w:tc>
        <w:tc>
          <w:tcPr>
            <w:tcW w:w="2430" w:type="dxa"/>
            <w:hideMark/>
          </w:tcPr>
          <w:p w14:paraId="6C572662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6686287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4D98C8A8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63389FC7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F0F00B6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Measurement Quality Code</w:t>
            </w:r>
          </w:p>
        </w:tc>
        <w:tc>
          <w:tcPr>
            <w:tcW w:w="4050" w:type="dxa"/>
            <w:hideMark/>
          </w:tcPr>
          <w:p w14:paraId="4C121C3A" w14:textId="6963D47F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Quality Code </w:t>
            </w:r>
          </w:p>
          <w:p w14:paraId="5A23A2C0" w14:textId="10C07853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Code providing a description of the quality of the groundwater level measurement.</w:t>
            </w:r>
          </w:p>
          <w:p w14:paraId="4D9AFBD7" w14:textId="2D05FF65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List of Options:</w:t>
            </w:r>
          </w:p>
          <w:p w14:paraId="4DBC4A03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Caved or deepened</w:t>
            </w:r>
          </w:p>
          <w:p w14:paraId="4B7025F0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Pumping</w:t>
            </w:r>
          </w:p>
          <w:p w14:paraId="286C41A7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Nearby pump operating</w:t>
            </w:r>
          </w:p>
          <w:p w14:paraId="5C1F78DC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 xml:space="preserve">Casing leaking </w:t>
            </w:r>
            <w:proofErr w:type="gramStart"/>
            <w:r w:rsidRPr="007C7ED4">
              <w:rPr>
                <w:spacing w:val="-2"/>
                <w:szCs w:val="22"/>
              </w:rPr>
              <w:t>or</w:t>
            </w:r>
            <w:proofErr w:type="gramEnd"/>
            <w:r w:rsidRPr="007C7ED4">
              <w:rPr>
                <w:spacing w:val="-2"/>
                <w:szCs w:val="22"/>
              </w:rPr>
              <w:t xml:space="preserve"> wet</w:t>
            </w:r>
          </w:p>
          <w:p w14:paraId="3E6C7DEB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Pumped recently</w:t>
            </w:r>
          </w:p>
          <w:p w14:paraId="63276CB9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Air or pressure gauge measurement</w:t>
            </w:r>
          </w:p>
          <w:p w14:paraId="7A82D290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Other</w:t>
            </w:r>
          </w:p>
          <w:p w14:paraId="07D4EAF5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Recharge or surface water effects near well</w:t>
            </w:r>
          </w:p>
          <w:p w14:paraId="0E466A3C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Oil or foreign substance in casing</w:t>
            </w:r>
          </w:p>
          <w:p w14:paraId="3E66403C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proofErr w:type="gramStart"/>
            <w:r w:rsidRPr="007C7ED4">
              <w:rPr>
                <w:spacing w:val="-2"/>
                <w:szCs w:val="22"/>
              </w:rPr>
              <w:t>Acoustical</w:t>
            </w:r>
            <w:proofErr w:type="gramEnd"/>
            <w:r w:rsidRPr="007C7ED4">
              <w:rPr>
                <w:spacing w:val="-2"/>
                <w:szCs w:val="22"/>
              </w:rPr>
              <w:t xml:space="preserve"> sounder</w:t>
            </w:r>
          </w:p>
          <w:p w14:paraId="73BB1FBA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Recently flowing</w:t>
            </w:r>
          </w:p>
          <w:p w14:paraId="6CBD0BEB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Flowing</w:t>
            </w:r>
          </w:p>
          <w:p w14:paraId="2B7F1F33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Nearby flowing</w:t>
            </w:r>
          </w:p>
          <w:p w14:paraId="46DC9F80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Nearby recently flowing</w:t>
            </w:r>
          </w:p>
          <w:p w14:paraId="18DFBF47" w14:textId="77777777" w:rsidR="00976071" w:rsidRPr="007C7ED4" w:rsidRDefault="00976071" w:rsidP="00976071">
            <w:pPr>
              <w:pStyle w:val="TableBullet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Dry</w:t>
            </w:r>
          </w:p>
          <w:p w14:paraId="5AB9CF19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Injector site monitor</w:t>
            </w:r>
          </w:p>
          <w:p w14:paraId="254AD6CA" w14:textId="13ED17E0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Injector site monitor</w:t>
            </w:r>
            <w:ins w:id="13" w:author="Melissa Stine" w:date="2025-10-17T10:24:00Z" w16du:dateUtc="2025-10-17T17:24:00Z">
              <w:r w:rsidR="007247D6">
                <w:rPr>
                  <w:rFonts w:cstheme="minorHAnsi"/>
                  <w:spacing w:val="-2"/>
                  <w:szCs w:val="22"/>
                </w:rPr>
                <w:t xml:space="preserve"> ne</w:t>
              </w:r>
            </w:ins>
            <w:ins w:id="14" w:author="Melissa Stine" w:date="2025-10-17T10:25:00Z" w16du:dateUtc="2025-10-17T17:25:00Z">
              <w:r w:rsidR="007247D6">
                <w:rPr>
                  <w:rFonts w:cstheme="minorHAnsi"/>
                  <w:spacing w:val="-2"/>
                  <w:szCs w:val="22"/>
                </w:rPr>
                <w:t>arby</w:t>
              </w:r>
            </w:ins>
          </w:p>
          <w:p w14:paraId="431EBBA7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Plugged</w:t>
            </w:r>
          </w:p>
          <w:p w14:paraId="0D11DF52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Measurement discontinued</w:t>
            </w:r>
          </w:p>
          <w:p w14:paraId="01B1049D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Obstruction</w:t>
            </w:r>
          </w:p>
          <w:p w14:paraId="7F0ABADF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Nearby recently pumped</w:t>
            </w:r>
          </w:p>
          <w:p w14:paraId="59AFF3ED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Foreign substance</w:t>
            </w:r>
          </w:p>
          <w:p w14:paraId="4E2D9FB1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Well destroyed</w:t>
            </w:r>
          </w:p>
          <w:p w14:paraId="475425E9" w14:textId="77777777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Surface water effects</w:t>
            </w:r>
          </w:p>
          <w:p w14:paraId="023F48F8" w14:textId="18069A46" w:rsidR="00976071" w:rsidRPr="007C7ED4" w:rsidRDefault="00976071" w:rsidP="00976071">
            <w:pPr>
              <w:pStyle w:val="TableBullet"/>
              <w:spacing w:before="60" w:after="60"/>
              <w:rPr>
                <w:rFonts w:cstheme="minorHAnsi"/>
                <w:spacing w:val="-2"/>
                <w:szCs w:val="22"/>
              </w:rPr>
            </w:pPr>
            <w:r w:rsidRPr="007C7ED4">
              <w:rPr>
                <w:rFonts w:cstheme="minorHAnsi"/>
                <w:spacing w:val="-2"/>
                <w:szCs w:val="22"/>
              </w:rPr>
              <w:t>Blank – Static</w:t>
            </w:r>
          </w:p>
        </w:tc>
        <w:tc>
          <w:tcPr>
            <w:tcW w:w="3330" w:type="dxa"/>
            <w:hideMark/>
          </w:tcPr>
          <w:p w14:paraId="5B0832DD" w14:textId="50593C1E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Questionable Measurement Type Code </w:t>
            </w:r>
          </w:p>
          <w:p w14:paraId="50DF0618" w14:textId="0A643470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Type/code to explain why a measurement is questionable.</w:t>
            </w:r>
          </w:p>
          <w:p w14:paraId="01E7B2C0" w14:textId="58BE31E1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Caved or deepened, 1 – Pumping, 2 – Nearby pump operating, 3 – Casing leaking or wet, 4 – Pumped recently, 5 – Air or pressure gauge measurement, 6 – Other, 7 – Recharge or surface water effects near well, 8 – Oil or foreign substance in casing, 9 – Acoustical sounder, E – Recently flowing, F – Flowing, G – Nearby flowing, H – Nearby recently flowing</w:t>
            </w:r>
          </w:p>
        </w:tc>
        <w:tc>
          <w:tcPr>
            <w:tcW w:w="3420" w:type="dxa"/>
            <w:hideMark/>
          </w:tcPr>
          <w:p w14:paraId="19A93C4F" w14:textId="138C61BB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Questionable Measurement</w:t>
            </w:r>
            <w:r w:rsidR="00976071" w:rsidRPr="007C7ED4" w:rsidDel="002A0FCC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Code  </w:t>
            </w:r>
          </w:p>
          <w:p w14:paraId="30C1112B" w14:textId="0B8DEE65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Code to explain why a measurement is questionable</w:t>
            </w:r>
          </w:p>
          <w:p w14:paraId="4E776EC4" w14:textId="2F48EE95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Caved or deepened, 1 – Pumping, 2 – Nearby pump operating, 3 – Casing leaking or wet, 4 – Pumped recently, 5 – Air or pressure gauge measurement, 6 – Other, 7 – Recharge or surface water effects near well, 8 – Oil or foreign substance in casing, 9 – Acoustical sounder, E – Recently flowing, F – Flowing, G – Nearby flowing, H – Nearby recently flowing</w:t>
            </w:r>
          </w:p>
        </w:tc>
        <w:tc>
          <w:tcPr>
            <w:tcW w:w="2430" w:type="dxa"/>
            <w:hideMark/>
          </w:tcPr>
          <w:p w14:paraId="56E1333D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3A48DD4F" w14:textId="60D1CE03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Site Status for Water Level </w:t>
            </w:r>
          </w:p>
          <w:p w14:paraId="1877836E" w14:textId="293C1BB8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E</w:t>
            </w:r>
            <w:r w:rsidR="00976071" w:rsidRPr="007C7ED4">
              <w:rPr>
                <w:rFonts w:cstheme="minorHAnsi"/>
                <w:spacing w:val="-2"/>
                <w:szCs w:val="22"/>
              </w:rPr>
              <w:t xml:space="preserve">nter the code that best describes the status of the site or water level at the time the water level was measured. If no status is indicated, the reported water </w:t>
            </w:r>
            <w:r w:rsidR="00976071" w:rsidRPr="007C7ED4" w:rsidDel="00DB2F98">
              <w:rPr>
                <w:rFonts w:cstheme="minorHAnsi"/>
                <w:spacing w:val="-2"/>
                <w:szCs w:val="22"/>
              </w:rPr>
              <w:t>level</w:t>
            </w:r>
            <w:r w:rsidR="00976071" w:rsidRPr="007C7ED4">
              <w:rPr>
                <w:rFonts w:cstheme="minorHAnsi"/>
                <w:spacing w:val="-2"/>
                <w:szCs w:val="22"/>
              </w:rPr>
              <w:t xml:space="preserve"> measurement is assumed to represent a static water level.</w:t>
            </w:r>
          </w:p>
          <w:p w14:paraId="3BF9C563" w14:textId="0200280E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D – Dry</w:t>
            </w:r>
          </w:p>
          <w:p w14:paraId="78164A2B" w14:textId="5B0D5C21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E – Recently flowing</w:t>
            </w:r>
          </w:p>
          <w:p w14:paraId="0A284058" w14:textId="2A943CED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F – Flowing</w:t>
            </w:r>
          </w:p>
          <w:p w14:paraId="45393906" w14:textId="13F21FE6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G – Nearby flowing</w:t>
            </w:r>
          </w:p>
          <w:p w14:paraId="3F4D78D7" w14:textId="4ABE7F30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H – Nearby recently flowing</w:t>
            </w:r>
          </w:p>
          <w:p w14:paraId="1A21ABE5" w14:textId="09223CF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  <w:lang w:val="pt-BR"/>
              </w:rPr>
            </w:pPr>
            <w:r w:rsidRPr="007C7ED4">
              <w:rPr>
                <w:spacing w:val="-2"/>
                <w:szCs w:val="22"/>
                <w:lang w:val="pt-BR"/>
              </w:rPr>
              <w:t>I – Injector site monitor</w:t>
            </w:r>
          </w:p>
          <w:p w14:paraId="18CC373A" w14:textId="1A4CDEFE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  <w:lang w:val="pt-BR"/>
              </w:rPr>
            </w:pPr>
            <w:r w:rsidRPr="007C7ED4">
              <w:rPr>
                <w:spacing w:val="-2"/>
                <w:szCs w:val="22"/>
                <w:lang w:val="pt-BR"/>
              </w:rPr>
              <w:t>J – Injector site monitor</w:t>
            </w:r>
            <w:ins w:id="15" w:author="Melissa Stine" w:date="2025-10-17T10:24:00Z" w16du:dateUtc="2025-10-17T17:24:00Z">
              <w:r w:rsidR="007247D6">
                <w:rPr>
                  <w:spacing w:val="-2"/>
                  <w:szCs w:val="22"/>
                  <w:lang w:val="pt-BR"/>
                </w:rPr>
                <w:t xml:space="preserve"> nearby</w:t>
              </w:r>
            </w:ins>
          </w:p>
          <w:p w14:paraId="6D6F6709" w14:textId="15B76031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M – Plugged</w:t>
            </w:r>
          </w:p>
          <w:p w14:paraId="65D0C299" w14:textId="36F202BB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 – Measurement discontinued</w:t>
            </w:r>
          </w:p>
          <w:p w14:paraId="14C64B04" w14:textId="7D5F977C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O – Obstruction</w:t>
            </w:r>
          </w:p>
          <w:p w14:paraId="16388D5B" w14:textId="4FC349C1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P –Pumping</w:t>
            </w:r>
          </w:p>
          <w:p w14:paraId="129398AE" w14:textId="11F152F9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R – Recently pumped</w:t>
            </w:r>
          </w:p>
          <w:p w14:paraId="4354FCAA" w14:textId="7208D679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S – Nearby pumped</w:t>
            </w:r>
          </w:p>
          <w:p w14:paraId="2E6DDB1A" w14:textId="5818CCC0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T – Nearby recently pumped</w:t>
            </w:r>
          </w:p>
          <w:p w14:paraId="477B4A03" w14:textId="4A73D810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V – Foreign substance</w:t>
            </w:r>
          </w:p>
          <w:p w14:paraId="5FD33F90" w14:textId="5934B062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W – Well destroyed</w:t>
            </w:r>
          </w:p>
          <w:p w14:paraId="463A556C" w14:textId="555F7FE2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X – Surface water effects</w:t>
            </w:r>
          </w:p>
          <w:p w14:paraId="46EBEF78" w14:textId="4BB9EA9A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Z – Other</w:t>
            </w:r>
          </w:p>
          <w:p w14:paraId="37DA24EC" w14:textId="3669E632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Blank – Static</w:t>
            </w:r>
          </w:p>
        </w:tc>
        <w:tc>
          <w:tcPr>
            <w:tcW w:w="3515" w:type="dxa"/>
            <w:hideMark/>
          </w:tcPr>
          <w:p w14:paraId="46C73492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25EA322C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E566DDD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Measurement Method</w:t>
            </w:r>
          </w:p>
        </w:tc>
        <w:tc>
          <w:tcPr>
            <w:tcW w:w="4050" w:type="dxa"/>
            <w:hideMark/>
          </w:tcPr>
          <w:p w14:paraId="0C232791" w14:textId="17B0D43F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Method </w:t>
            </w:r>
          </w:p>
          <w:p w14:paraId="191BC2E4" w14:textId="3BB18C90" w:rsidR="00976071" w:rsidRPr="007C7ED4" w:rsidRDefault="00E307E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Method used to collect groundwater level measurement.</w:t>
            </w:r>
          </w:p>
          <w:p w14:paraId="24C15F39" w14:textId="1E9D7199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List of Options:</w:t>
            </w:r>
          </w:p>
          <w:p w14:paraId="296EE06E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Airline</w:t>
            </w:r>
          </w:p>
          <w:p w14:paraId="1DA4A3D2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Acoustic or sonic sounder</w:t>
            </w:r>
          </w:p>
          <w:p w14:paraId="502D6A2F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Analog or graphic recorder</w:t>
            </w:r>
          </w:p>
          <w:p w14:paraId="794F5E12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Calibrated airline</w:t>
            </w:r>
          </w:p>
          <w:p w14:paraId="74D8BFF0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Estimated</w:t>
            </w:r>
          </w:p>
          <w:p w14:paraId="3A484D81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Electric sounder measurement</w:t>
            </w:r>
          </w:p>
          <w:p w14:paraId="02D21653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Transducer</w:t>
            </w:r>
          </w:p>
          <w:p w14:paraId="50AF1411" w14:textId="1216D893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Pressure gauge</w:t>
            </w:r>
          </w:p>
          <w:p w14:paraId="67A1A691" w14:textId="5A031A10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Calibrated pressure gauge</w:t>
            </w:r>
          </w:p>
          <w:p w14:paraId="3F800A14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Interpreted from geophysical logs</w:t>
            </w:r>
          </w:p>
          <w:p w14:paraId="2E0F6F58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Manometer</w:t>
            </w:r>
          </w:p>
          <w:p w14:paraId="212F40C9" w14:textId="440BAF1B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Non-recording gauge</w:t>
            </w:r>
          </w:p>
          <w:p w14:paraId="2CD5333E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Observed</w:t>
            </w:r>
          </w:p>
          <w:p w14:paraId="0A1B8B4C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Reported, method unknown</w:t>
            </w:r>
          </w:p>
          <w:p w14:paraId="5DBB97CF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Steel-tape measurement</w:t>
            </w:r>
          </w:p>
          <w:p w14:paraId="00BBB8B2" w14:textId="0F4969BD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Electric tape</w:t>
            </w:r>
          </w:p>
          <w:p w14:paraId="3CA925A2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Electronic pressure transducer</w:t>
            </w:r>
          </w:p>
          <w:p w14:paraId="40158EB2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Calibrated electric tape</w:t>
            </w:r>
          </w:p>
          <w:p w14:paraId="1610159D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Other</w:t>
            </w:r>
          </w:p>
          <w:p w14:paraId="0219DE70" w14:textId="77777777" w:rsidR="00976071" w:rsidRPr="007C7ED4" w:rsidRDefault="00976071" w:rsidP="00976071">
            <w:pPr>
              <w:pStyle w:val="TableBullet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Unknown</w:t>
            </w:r>
          </w:p>
        </w:tc>
        <w:tc>
          <w:tcPr>
            <w:tcW w:w="3330" w:type="dxa"/>
            <w:hideMark/>
          </w:tcPr>
          <w:p w14:paraId="4BD14C3B" w14:textId="0E6A43B7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Method Type/Code </w:t>
            </w:r>
          </w:p>
          <w:p w14:paraId="35771D38" w14:textId="1DB484F8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Measurement method type/code used to collect groundwater level measurement.</w:t>
            </w:r>
          </w:p>
          <w:p w14:paraId="35A8BF78" w14:textId="39920012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rFonts w:cs="Calibri"/>
                <w:spacing w:val="-2"/>
                <w:szCs w:val="22"/>
              </w:rPr>
              <w:t>ES – Electric sounder measurement</w:t>
            </w:r>
            <w:r w:rsidRPr="007C7ED4">
              <w:rPr>
                <w:rFonts w:cs="Calibri"/>
                <w:spacing w:val="-2"/>
                <w:szCs w:val="22"/>
              </w:rPr>
              <w:br/>
              <w:t>ST – Steel tape measurement</w:t>
            </w:r>
            <w:r w:rsidRPr="007C7ED4">
              <w:rPr>
                <w:rFonts w:cs="Calibri"/>
                <w:spacing w:val="-2"/>
                <w:szCs w:val="22"/>
              </w:rPr>
              <w:br/>
              <w:t>AS – Acoustic or sonic sounder</w:t>
            </w:r>
            <w:r w:rsidRPr="007C7ED4">
              <w:rPr>
                <w:rFonts w:cs="Calibri"/>
                <w:spacing w:val="-2"/>
                <w:szCs w:val="22"/>
              </w:rPr>
              <w:br/>
              <w:t>PG – Airline measurement, pressure gauge, or manometer</w:t>
            </w:r>
            <w:r w:rsidRPr="007C7ED4">
              <w:rPr>
                <w:rFonts w:cs="Calibri"/>
                <w:spacing w:val="-2"/>
                <w:szCs w:val="22"/>
              </w:rPr>
              <w:br/>
              <w:t>TR – Electronic pressure transducer</w:t>
            </w:r>
            <w:r w:rsidRPr="007C7ED4">
              <w:rPr>
                <w:rFonts w:cs="Calibri"/>
                <w:spacing w:val="-2"/>
                <w:szCs w:val="22"/>
              </w:rPr>
              <w:br/>
              <w:t>OTH – Other</w:t>
            </w:r>
            <w:r w:rsidRPr="007C7ED4">
              <w:rPr>
                <w:rFonts w:cs="Calibri"/>
                <w:spacing w:val="-2"/>
                <w:szCs w:val="22"/>
              </w:rPr>
              <w:br/>
              <w:t>UNK – Unknown</w:t>
            </w:r>
          </w:p>
        </w:tc>
        <w:tc>
          <w:tcPr>
            <w:tcW w:w="3420" w:type="dxa"/>
            <w:hideMark/>
          </w:tcPr>
          <w:p w14:paraId="7C5A230D" w14:textId="3AA168A1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Method Code </w:t>
            </w:r>
          </w:p>
          <w:p w14:paraId="25C62C12" w14:textId="5D37B703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Specify the method by which water levels were measured.</w:t>
            </w:r>
          </w:p>
          <w:p w14:paraId="3E958156" w14:textId="767B4FC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rFonts w:cs="Calibri"/>
                <w:spacing w:val="-2"/>
                <w:szCs w:val="22"/>
              </w:rPr>
              <w:t>ES – Electric sounder measurement</w:t>
            </w:r>
            <w:r w:rsidRPr="007C7ED4">
              <w:rPr>
                <w:rFonts w:cs="Calibri"/>
                <w:spacing w:val="-2"/>
                <w:szCs w:val="22"/>
              </w:rPr>
              <w:br/>
              <w:t>ST – Steel tape measurement</w:t>
            </w:r>
            <w:r w:rsidRPr="007C7ED4">
              <w:rPr>
                <w:rFonts w:cs="Calibri"/>
                <w:spacing w:val="-2"/>
                <w:szCs w:val="22"/>
              </w:rPr>
              <w:br/>
              <w:t>AS – Acoustic or sonic sounder</w:t>
            </w:r>
            <w:r w:rsidRPr="007C7ED4">
              <w:rPr>
                <w:rFonts w:cs="Calibri"/>
                <w:spacing w:val="-2"/>
                <w:szCs w:val="22"/>
              </w:rPr>
              <w:br/>
              <w:t>PG – Airline measurement, pressure gauge, or manometer</w:t>
            </w:r>
            <w:r w:rsidRPr="007C7ED4">
              <w:rPr>
                <w:rFonts w:cs="Calibri"/>
                <w:spacing w:val="-2"/>
                <w:szCs w:val="22"/>
              </w:rPr>
              <w:br/>
              <w:t>TR – Electronic pressure transducer</w:t>
            </w:r>
            <w:r w:rsidRPr="007C7ED4">
              <w:rPr>
                <w:rFonts w:cs="Calibri"/>
                <w:spacing w:val="-2"/>
                <w:szCs w:val="22"/>
              </w:rPr>
              <w:br/>
              <w:t>OTH – Other</w:t>
            </w:r>
            <w:r w:rsidRPr="007C7ED4">
              <w:rPr>
                <w:rFonts w:cs="Calibri"/>
                <w:spacing w:val="-2"/>
                <w:szCs w:val="22"/>
              </w:rPr>
              <w:br/>
              <w:t>UNK – Unknown</w:t>
            </w:r>
          </w:p>
        </w:tc>
        <w:tc>
          <w:tcPr>
            <w:tcW w:w="2430" w:type="dxa"/>
            <w:hideMark/>
          </w:tcPr>
          <w:p w14:paraId="088F8F12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91E4F19" w14:textId="73B07BE7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proofErr w:type="spellStart"/>
            <w:r w:rsidR="00976071" w:rsidRPr="007C7ED4">
              <w:rPr>
                <w:rFonts w:ascii="Jacobs Chronos" w:hAnsi="Jacobs Chronos"/>
                <w:spacing w:val="-2"/>
                <w:szCs w:val="22"/>
              </w:rPr>
              <w:t>lev_meth_cd</w:t>
            </w:r>
            <w:proofErr w:type="spellEnd"/>
            <w:r w:rsidR="00976071" w:rsidRPr="007C7ED4">
              <w:rPr>
                <w:rFonts w:ascii="Jacobs Chronos" w:hAnsi="Jacobs Chronos"/>
                <w:spacing w:val="-2"/>
                <w:szCs w:val="22"/>
              </w:rPr>
              <w:t xml:space="preserve"> </w:t>
            </w:r>
          </w:p>
          <w:p w14:paraId="06705C51" w14:textId="548E3B70" w:rsidR="00976071" w:rsidRPr="007C7ED4" w:rsidRDefault="00BC1C6C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rFonts w:ascii="Jacobs Chronos" w:hAnsi="Jacobs Chronos"/>
                <w:spacing w:val="-2"/>
                <w:szCs w:val="22"/>
              </w:rPr>
              <w:t>Code indicating how the water level was measured. When a water level is entered, the code is mandatory</w:t>
            </w:r>
          </w:p>
          <w:p w14:paraId="1F923A70" w14:textId="6F8B0E8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A – Airline</w:t>
            </w:r>
          </w:p>
          <w:p w14:paraId="47D89834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B – Analog or graphic recorder</w:t>
            </w:r>
          </w:p>
          <w:p w14:paraId="5B53E199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C – Calibrated airline</w:t>
            </w:r>
          </w:p>
          <w:p w14:paraId="3C029B33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E – Estimated</w:t>
            </w:r>
          </w:p>
          <w:p w14:paraId="4B08CD97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F – Transducer</w:t>
            </w:r>
          </w:p>
          <w:p w14:paraId="2BC4006F" w14:textId="11AE6F65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G – Pressure gauge</w:t>
            </w:r>
          </w:p>
          <w:p w14:paraId="19516F5A" w14:textId="14B61BF0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H – Calibrated pressure gauge</w:t>
            </w:r>
          </w:p>
          <w:p w14:paraId="64299F0B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L – Interpreted from geophysical logs</w:t>
            </w:r>
          </w:p>
          <w:p w14:paraId="2BC7508C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M – Manometer</w:t>
            </w:r>
          </w:p>
          <w:p w14:paraId="1869E5C0" w14:textId="295A7F36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 xml:space="preserve">N – </w:t>
            </w:r>
            <w:proofErr w:type="gramStart"/>
            <w:r w:rsidRPr="007C7ED4">
              <w:rPr>
                <w:rFonts w:ascii="Jacobs Chronos" w:hAnsi="Jacobs Chronos"/>
                <w:spacing w:val="-2"/>
                <w:szCs w:val="22"/>
              </w:rPr>
              <w:t>Non-recording</w:t>
            </w:r>
            <w:proofErr w:type="gramEnd"/>
            <w:r w:rsidRPr="007C7ED4">
              <w:rPr>
                <w:rFonts w:ascii="Jacobs Chronos" w:hAnsi="Jacobs Chronos"/>
                <w:spacing w:val="-2"/>
                <w:szCs w:val="22"/>
              </w:rPr>
              <w:t xml:space="preserve"> gauge</w:t>
            </w:r>
          </w:p>
          <w:p w14:paraId="319FB6E4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O – Observed</w:t>
            </w:r>
          </w:p>
          <w:p w14:paraId="57380EE3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R – Reported, method unknown</w:t>
            </w:r>
          </w:p>
          <w:p w14:paraId="1C9FEDF0" w14:textId="0FCEF6DD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S – Steel tape</w:t>
            </w:r>
          </w:p>
          <w:p w14:paraId="3E77D100" w14:textId="11E13143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T – Electric tape</w:t>
            </w:r>
          </w:p>
          <w:p w14:paraId="1599CB6A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V – Calibrated electric tape</w:t>
            </w:r>
          </w:p>
          <w:p w14:paraId="32EF7243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Z – Other (explain in Miscellaneous Remarks)</w:t>
            </w:r>
          </w:p>
          <w:p w14:paraId="3C9F9113" w14:textId="2EE349CB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rFonts w:ascii="Jacobs Chronos" w:hAnsi="Jacobs Chronos"/>
                <w:spacing w:val="-2"/>
                <w:szCs w:val="22"/>
              </w:rPr>
              <w:t xml:space="preserve">Method of Water Level Measurement </w:t>
            </w:r>
          </w:p>
          <w:p w14:paraId="2746E2A7" w14:textId="6092C676" w:rsidR="00976071" w:rsidRPr="007C7ED4" w:rsidRDefault="00BC1C6C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 w:rsidDel="009C581C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rFonts w:ascii="Jacobs Chronos" w:hAnsi="Jacobs Chronos"/>
                <w:spacing w:val="-2"/>
                <w:szCs w:val="22"/>
              </w:rPr>
              <w:t>Enter code that best describes how the water level was measured.</w:t>
            </w:r>
          </w:p>
          <w:p w14:paraId="7AAA07B1" w14:textId="6B6F9AA9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rFonts w:ascii="Jacobs Chronos" w:hAnsi="Jacobs Chronos"/>
                <w:spacing w:val="-2"/>
                <w:szCs w:val="22"/>
              </w:rPr>
              <w:t xml:space="preserve">Water level Type Code </w:t>
            </w:r>
          </w:p>
          <w:p w14:paraId="481D4FE3" w14:textId="338D2587" w:rsidR="00976071" w:rsidRPr="007C7ED4" w:rsidRDefault="00BC1C6C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rFonts w:ascii="Jacobs Chronos" w:hAnsi="Jacobs Chronos"/>
                <w:spacing w:val="-2"/>
                <w:szCs w:val="22"/>
              </w:rPr>
              <w:t>Type of water level measured: L (land surface), M (measure point), or S (vertical datum)</w:t>
            </w:r>
          </w:p>
        </w:tc>
        <w:tc>
          <w:tcPr>
            <w:tcW w:w="3515" w:type="dxa"/>
            <w:hideMark/>
          </w:tcPr>
          <w:p w14:paraId="278EA204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rFonts w:ascii="Jacobs Chronos" w:hAnsi="Jacobs Chronos"/>
                <w:spacing w:val="-2"/>
                <w:szCs w:val="22"/>
              </w:rPr>
            </w:pPr>
            <w:r w:rsidRPr="007C7ED4">
              <w:rPr>
                <w:rFonts w:ascii="Jacobs Chronos" w:hAnsi="Jacobs Chronos"/>
                <w:spacing w:val="-2"/>
                <w:szCs w:val="22"/>
              </w:rPr>
              <w:t>Not reported.</w:t>
            </w:r>
          </w:p>
        </w:tc>
      </w:tr>
      <w:tr w:rsidR="00976071" w:rsidRPr="007C7ED4" w14:paraId="082FE11C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49376BC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Measurement Accuracy</w:t>
            </w:r>
          </w:p>
        </w:tc>
        <w:tc>
          <w:tcPr>
            <w:tcW w:w="4050" w:type="dxa"/>
            <w:hideMark/>
          </w:tcPr>
          <w:p w14:paraId="0FECC65F" w14:textId="48E587AE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Accuracy </w:t>
            </w:r>
          </w:p>
          <w:p w14:paraId="6182300F" w14:textId="0982D274" w:rsidR="00976071" w:rsidRPr="007C7ED4" w:rsidRDefault="00E307E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Accuracy of groundwater level measurement.</w:t>
            </w:r>
          </w:p>
          <w:p w14:paraId="483EDF57" w14:textId="16474523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Includes a list of options to select from.</w:t>
            </w:r>
          </w:p>
        </w:tc>
        <w:tc>
          <w:tcPr>
            <w:tcW w:w="3330" w:type="dxa"/>
            <w:hideMark/>
          </w:tcPr>
          <w:p w14:paraId="7E798261" w14:textId="2892FDAC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Measurement Accuracy </w:t>
            </w:r>
          </w:p>
          <w:p w14:paraId="2F0AECAA" w14:textId="2A1A72B2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Accuracy of groundwater level measurement.</w:t>
            </w:r>
          </w:p>
        </w:tc>
        <w:tc>
          <w:tcPr>
            <w:tcW w:w="3420" w:type="dxa"/>
            <w:hideMark/>
          </w:tcPr>
          <w:p w14:paraId="4537F446" w14:textId="53AEEDE1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M</w:t>
            </w:r>
            <w:r w:rsidR="00AE3731" w:rsidRPr="007C7ED4">
              <w:rPr>
                <w:spacing w:val="-2"/>
                <w:szCs w:val="22"/>
              </w:rPr>
              <w:t xml:space="preserve">easurement </w:t>
            </w:r>
            <w:r w:rsidR="00976071" w:rsidRPr="007C7ED4">
              <w:rPr>
                <w:spacing w:val="-2"/>
                <w:szCs w:val="22"/>
              </w:rPr>
              <w:t>A</w:t>
            </w:r>
            <w:r w:rsidR="00AE3731" w:rsidRPr="007C7ED4">
              <w:rPr>
                <w:spacing w:val="-2"/>
                <w:szCs w:val="22"/>
              </w:rPr>
              <w:t>ccuracy</w:t>
            </w:r>
            <w:r w:rsidR="00976071" w:rsidRPr="007C7ED4">
              <w:rPr>
                <w:spacing w:val="-2"/>
                <w:szCs w:val="22"/>
              </w:rPr>
              <w:t xml:space="preserve"> </w:t>
            </w:r>
          </w:p>
          <w:p w14:paraId="51260A5A" w14:textId="78E8BB0F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Estimated accuracy of the groundwater level measurement.</w:t>
            </w:r>
          </w:p>
        </w:tc>
        <w:tc>
          <w:tcPr>
            <w:tcW w:w="2430" w:type="dxa"/>
            <w:hideMark/>
          </w:tcPr>
          <w:p w14:paraId="3B67FB4F" w14:textId="135D24FD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proofErr w:type="gramStart"/>
            <w:r w:rsidRPr="007C7ED4">
              <w:rPr>
                <w:spacing w:val="-2"/>
                <w:szCs w:val="22"/>
              </w:rPr>
              <w:t>Hundredth</w:t>
            </w:r>
            <w:proofErr w:type="gramEnd"/>
            <w:r w:rsidRPr="007C7ED4">
              <w:rPr>
                <w:spacing w:val="-2"/>
                <w:szCs w:val="22"/>
              </w:rPr>
              <w:t xml:space="preserve"> of a foot.</w:t>
            </w:r>
          </w:p>
        </w:tc>
        <w:tc>
          <w:tcPr>
            <w:tcW w:w="3240" w:type="dxa"/>
            <w:hideMark/>
          </w:tcPr>
          <w:p w14:paraId="461EED45" w14:textId="7760BF2B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proofErr w:type="spellStart"/>
            <w:r w:rsidR="00976071" w:rsidRPr="007C7ED4">
              <w:rPr>
                <w:spacing w:val="-2"/>
                <w:szCs w:val="22"/>
              </w:rPr>
              <w:t>lev_acy_cd</w:t>
            </w:r>
            <w:proofErr w:type="spellEnd"/>
            <w:r w:rsidR="00976071" w:rsidRPr="007C7ED4">
              <w:rPr>
                <w:spacing w:val="-2"/>
                <w:szCs w:val="22"/>
              </w:rPr>
              <w:t xml:space="preserve"> </w:t>
            </w:r>
          </w:p>
          <w:p w14:paraId="1F20CCA9" w14:textId="7E2F06A2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Code indicating accuracy of the water level measurement.</w:t>
            </w:r>
          </w:p>
          <w:p w14:paraId="48582365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0 – Nearest foot</w:t>
            </w:r>
          </w:p>
          <w:p w14:paraId="7852B5C6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1 – Nearest tenth of a foot</w:t>
            </w:r>
          </w:p>
          <w:p w14:paraId="18147633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2 – Nearest one-hundredth of a foot</w:t>
            </w:r>
          </w:p>
          <w:p w14:paraId="64075360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9 – Not to nearest foot</w:t>
            </w:r>
          </w:p>
          <w:p w14:paraId="2D90462A" w14:textId="4C8EF6B8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U – Unknown</w:t>
            </w:r>
          </w:p>
          <w:p w14:paraId="335D4254" w14:textId="6D1E6F95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Accuracy </w:t>
            </w:r>
          </w:p>
          <w:p w14:paraId="08166358" w14:textId="43AB9559" w:rsidR="00976071" w:rsidRPr="007C7ED4" w:rsidRDefault="00BC1C6C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Foot, tenth, hundredth, or not to nearest foot</w:t>
            </w:r>
          </w:p>
        </w:tc>
        <w:tc>
          <w:tcPr>
            <w:tcW w:w="3515" w:type="dxa"/>
            <w:hideMark/>
          </w:tcPr>
          <w:p w14:paraId="5DEDD5CC" w14:textId="77777777" w:rsidR="00976071" w:rsidRPr="007C7ED4" w:rsidRDefault="00976071" w:rsidP="00976071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302028DE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FDB9529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Collection Agency</w:t>
            </w:r>
          </w:p>
        </w:tc>
        <w:tc>
          <w:tcPr>
            <w:tcW w:w="4050" w:type="dxa"/>
            <w:hideMark/>
          </w:tcPr>
          <w:p w14:paraId="7DAF3DB8" w14:textId="5340B77D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Collection Agency </w:t>
            </w:r>
          </w:p>
          <w:p w14:paraId="15F62342" w14:textId="46DFC663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Full name of collection or co-op agency that collected groundwater level measurement.</w:t>
            </w:r>
          </w:p>
        </w:tc>
        <w:tc>
          <w:tcPr>
            <w:tcW w:w="3330" w:type="dxa"/>
            <w:hideMark/>
          </w:tcPr>
          <w:p w14:paraId="305A43C1" w14:textId="288D58AA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Collecting/Co-op Agency </w:t>
            </w:r>
          </w:p>
          <w:p w14:paraId="1EB35AE5" w14:textId="518F49B9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Full name of the collecting/co-op agency that collected the groundwater level measurement.</w:t>
            </w:r>
          </w:p>
        </w:tc>
        <w:tc>
          <w:tcPr>
            <w:tcW w:w="3420" w:type="dxa"/>
            <w:hideMark/>
          </w:tcPr>
          <w:p w14:paraId="6CC5B842" w14:textId="1761AA5F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Collecting Agency </w:t>
            </w:r>
          </w:p>
          <w:p w14:paraId="61B2B458" w14:textId="010C217E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Full name of the agency that collected the groundwater level measurement.</w:t>
            </w:r>
          </w:p>
        </w:tc>
        <w:tc>
          <w:tcPr>
            <w:tcW w:w="2430" w:type="dxa"/>
            <w:hideMark/>
          </w:tcPr>
          <w:p w14:paraId="1FBD73CE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5EBBF3B" w14:textId="7AF656C5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Agency Code </w:t>
            </w:r>
          </w:p>
          <w:p w14:paraId="19BE5CD8" w14:textId="496D85BC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Five-character code for the agency that is the source of data for a site or that is responsible for entering into GWSI</w:t>
            </w:r>
          </w:p>
          <w:p w14:paraId="4C73EFE4" w14:textId="09B06886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Person Making Measurement </w:t>
            </w:r>
          </w:p>
          <w:p w14:paraId="35D32324" w14:textId="4FA698D9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Six-character text field of the person making the water level measurement</w:t>
            </w:r>
          </w:p>
          <w:p w14:paraId="557E898A" w14:textId="45429134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Measuring Agency </w:t>
            </w:r>
          </w:p>
          <w:p w14:paraId="42106586" w14:textId="3497802E" w:rsidR="00976071" w:rsidRPr="007C7ED4" w:rsidRDefault="00BC1C6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Five-character code for the person who measured the water level</w:t>
            </w:r>
          </w:p>
        </w:tc>
        <w:tc>
          <w:tcPr>
            <w:tcW w:w="3515" w:type="dxa"/>
            <w:hideMark/>
          </w:tcPr>
          <w:p w14:paraId="0A13AEA8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1596F28B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5CCC8B36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t>Reporting Agency</w:t>
            </w:r>
          </w:p>
        </w:tc>
        <w:tc>
          <w:tcPr>
            <w:tcW w:w="4050" w:type="dxa"/>
          </w:tcPr>
          <w:p w14:paraId="37E2895E" w14:textId="062AC664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Reporting Agency</w:t>
            </w:r>
          </w:p>
          <w:p w14:paraId="2E058A28" w14:textId="67705169" w:rsidR="00976071" w:rsidRPr="007C7ED4" w:rsidRDefault="00E307EC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Full name of reporting agency that reports the groundwater level measurement.</w:t>
            </w:r>
          </w:p>
        </w:tc>
        <w:tc>
          <w:tcPr>
            <w:tcW w:w="3330" w:type="dxa"/>
          </w:tcPr>
          <w:p w14:paraId="1E04728D" w14:textId="77777777" w:rsidR="00612CAE" w:rsidRPr="007C7ED4" w:rsidRDefault="00612CAE" w:rsidP="00612CAE">
            <w:pPr>
              <w:pStyle w:val="TableBody"/>
              <w:spacing w:before="60" w:after="60"/>
              <w:rPr>
                <w:ins w:id="16" w:author="Cooledge, Craig" w:date="2025-10-13T10:24:00Z" w16du:dateUtc="2025-10-13T14:24:00Z"/>
                <w:b/>
                <w:bCs/>
                <w:spacing w:val="-2"/>
                <w:szCs w:val="22"/>
              </w:rPr>
            </w:pPr>
            <w:ins w:id="17" w:author="Cooledge, Craig" w:date="2025-10-13T10:24:00Z" w16du:dateUtc="2025-10-13T14:24:00Z">
              <w:r w:rsidRPr="007C7ED4">
                <w:rPr>
                  <w:b/>
                  <w:bCs/>
                  <w:spacing w:val="-2"/>
                  <w:szCs w:val="22"/>
                </w:rPr>
                <w:t xml:space="preserve">Attribute: </w:t>
              </w:r>
              <w:r w:rsidRPr="007C7ED4">
                <w:rPr>
                  <w:spacing w:val="-2"/>
                  <w:szCs w:val="22"/>
                </w:rPr>
                <w:t>Reporting Agency</w:t>
              </w:r>
            </w:ins>
          </w:p>
          <w:p w14:paraId="2591FDD2" w14:textId="2BAB4C1D" w:rsidR="00976071" w:rsidRPr="007C7ED4" w:rsidRDefault="00612CAE" w:rsidP="00612CAE">
            <w:pPr>
              <w:pStyle w:val="TableBody"/>
              <w:spacing w:before="60" w:after="60"/>
              <w:rPr>
                <w:spacing w:val="-2"/>
                <w:szCs w:val="22"/>
              </w:rPr>
            </w:pPr>
            <w:ins w:id="18" w:author="Cooledge, Craig" w:date="2025-10-13T10:24:00Z" w16du:dateUtc="2025-10-13T14:24:00Z">
              <w:r w:rsidRPr="007C7ED4">
                <w:rPr>
                  <w:b/>
                  <w:bCs/>
                  <w:spacing w:val="-2"/>
                  <w:szCs w:val="22"/>
                </w:rPr>
                <w:t>Definition:</w:t>
              </w:r>
              <w:r w:rsidRPr="007C7ED4">
                <w:rPr>
                  <w:b/>
                  <w:spacing w:val="-2"/>
                  <w:szCs w:val="22"/>
                </w:rPr>
                <w:t xml:space="preserve"> </w:t>
              </w:r>
              <w:r w:rsidRPr="007C7ED4">
                <w:rPr>
                  <w:spacing w:val="-2"/>
                  <w:szCs w:val="22"/>
                </w:rPr>
                <w:t>Full name of reporting agency that reports the groundwater level measurement.</w:t>
              </w:r>
            </w:ins>
            <w:commentRangeStart w:id="19"/>
            <w:commentRangeStart w:id="20"/>
            <w:del w:id="21" w:author="Cooledge, Craig" w:date="2025-10-13T10:24:00Z" w16du:dateUtc="2025-10-13T14:24:00Z">
              <w:r w:rsidR="00976071" w:rsidRPr="007C7ED4" w:rsidDel="00612CAE">
                <w:rPr>
                  <w:spacing w:val="-2"/>
                  <w:szCs w:val="22"/>
                </w:rPr>
                <w:delText>Not reported.</w:delText>
              </w:r>
              <w:commentRangeEnd w:id="19"/>
              <w:r w:rsidR="001F19F1" w:rsidDel="00612CAE">
                <w:rPr>
                  <w:rStyle w:val="CommentReference"/>
                </w:rPr>
                <w:commentReference w:id="19"/>
              </w:r>
            </w:del>
            <w:commentRangeEnd w:id="20"/>
            <w:r w:rsidR="004A0026">
              <w:rPr>
                <w:rStyle w:val="CommentReference"/>
              </w:rPr>
              <w:commentReference w:id="20"/>
            </w:r>
          </w:p>
        </w:tc>
        <w:tc>
          <w:tcPr>
            <w:tcW w:w="3420" w:type="dxa"/>
          </w:tcPr>
          <w:p w14:paraId="6CC31A3B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13D24B70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05A4C0DD" w14:textId="77777777" w:rsidR="00976071" w:rsidRPr="007C7ED4" w:rsidRDefault="00976071" w:rsidP="00976071">
            <w:pPr>
              <w:pStyle w:val="TableBody"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1C87821A" w14:textId="77777777" w:rsidR="00976071" w:rsidRPr="007C7ED4" w:rsidRDefault="00976071" w:rsidP="00976071">
            <w:pPr>
              <w:pStyle w:val="TableBody"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  <w:tr w:rsidR="00976071" w:rsidRPr="007C7ED4" w14:paraId="5857A9BB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5AE382D4" w14:textId="77777777" w:rsidR="00976071" w:rsidRPr="007C7ED4" w:rsidRDefault="00976071" w:rsidP="00CE260A">
            <w:pPr>
              <w:pStyle w:val="TableBody"/>
              <w:keepNext/>
              <w:spacing w:before="60" w:after="60"/>
              <w:rPr>
                <w:b/>
                <w:spacing w:val="-2"/>
                <w:szCs w:val="22"/>
              </w:rPr>
            </w:pPr>
            <w:r w:rsidRPr="007C7ED4">
              <w:rPr>
                <w:b/>
                <w:spacing w:val="-2"/>
                <w:szCs w:val="22"/>
              </w:rPr>
              <w:lastRenderedPageBreak/>
              <w:t>Water Level Comments</w:t>
            </w:r>
          </w:p>
        </w:tc>
        <w:tc>
          <w:tcPr>
            <w:tcW w:w="4050" w:type="dxa"/>
            <w:hideMark/>
          </w:tcPr>
          <w:p w14:paraId="4685ED84" w14:textId="6E9D09D4" w:rsidR="00E307EC" w:rsidRPr="007C7ED4" w:rsidRDefault="00E307EC" w:rsidP="00E307E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Water Level Comments </w:t>
            </w:r>
          </w:p>
          <w:p w14:paraId="651EF207" w14:textId="1AF5B1A7" w:rsidR="00976071" w:rsidRPr="007C7ED4" w:rsidRDefault="00E307EC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>Definition:</w:t>
            </w:r>
            <w:r w:rsidR="00976071" w:rsidRPr="007C7ED4">
              <w:rPr>
                <w:b/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>General description or other notes associated with groundwater level measurement.</w:t>
            </w:r>
          </w:p>
        </w:tc>
        <w:tc>
          <w:tcPr>
            <w:tcW w:w="3330" w:type="dxa"/>
            <w:hideMark/>
          </w:tcPr>
          <w:p w14:paraId="40E469E7" w14:textId="1A556518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>Water Level Measurement Comments</w:t>
            </w:r>
          </w:p>
          <w:p w14:paraId="6F37EFC6" w14:textId="25C93F99" w:rsidR="00976071" w:rsidRPr="007C7ED4" w:rsidRDefault="00BC1C6C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7C7ED4" w:rsidDel="009C581C">
              <w:rPr>
                <w:spacing w:val="-2"/>
                <w:szCs w:val="22"/>
              </w:rPr>
              <w:t xml:space="preserve"> </w:t>
            </w:r>
          </w:p>
        </w:tc>
        <w:tc>
          <w:tcPr>
            <w:tcW w:w="3420" w:type="dxa"/>
            <w:hideMark/>
          </w:tcPr>
          <w:p w14:paraId="341374B0" w14:textId="3499A3E7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Comments </w:t>
            </w:r>
          </w:p>
          <w:p w14:paraId="4FF67B16" w14:textId="0531AE29" w:rsidR="00976071" w:rsidRPr="007C7ED4" w:rsidRDefault="00BC1C6C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7C7ED4" w:rsidDel="009C581C">
              <w:rPr>
                <w:spacing w:val="-2"/>
                <w:szCs w:val="22"/>
              </w:rPr>
              <w:t xml:space="preserve"> </w:t>
            </w:r>
            <w:r w:rsidR="00976071" w:rsidRPr="007C7ED4">
              <w:rPr>
                <w:spacing w:val="-2"/>
                <w:szCs w:val="22"/>
              </w:rPr>
              <w:t xml:space="preserve">Also specify whether the information previously submitted or overwrites existing data. </w:t>
            </w:r>
          </w:p>
        </w:tc>
        <w:tc>
          <w:tcPr>
            <w:tcW w:w="2430" w:type="dxa"/>
            <w:hideMark/>
          </w:tcPr>
          <w:p w14:paraId="4154E020" w14:textId="5DF31B2E" w:rsidR="00BC1C6C" w:rsidRPr="007C7ED4" w:rsidRDefault="00BC1C6C" w:rsidP="00BC1C6C">
            <w:pPr>
              <w:pStyle w:val="TableBody"/>
              <w:spacing w:before="60" w:after="60"/>
              <w:rPr>
                <w:b/>
                <w:bCs/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Attribute: </w:t>
            </w:r>
            <w:r w:rsidR="00976071" w:rsidRPr="007C7ED4">
              <w:rPr>
                <w:spacing w:val="-2"/>
                <w:szCs w:val="22"/>
              </w:rPr>
              <w:t xml:space="preserve">GW_MEAS_DESC </w:t>
            </w:r>
          </w:p>
          <w:p w14:paraId="3DDCD415" w14:textId="4D430ACC" w:rsidR="00976071" w:rsidRPr="007C7ED4" w:rsidRDefault="00BC1C6C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b/>
                <w:bCs/>
                <w:spacing w:val="-2"/>
                <w:szCs w:val="22"/>
              </w:rPr>
              <w:t xml:space="preserve">Definition: </w:t>
            </w:r>
            <w:r w:rsidR="00976071" w:rsidRPr="007C7ED4">
              <w:rPr>
                <w:spacing w:val="-2"/>
                <w:szCs w:val="22"/>
              </w:rPr>
              <w:t>DTW general description.</w:t>
            </w:r>
          </w:p>
        </w:tc>
        <w:tc>
          <w:tcPr>
            <w:tcW w:w="3240" w:type="dxa"/>
            <w:hideMark/>
          </w:tcPr>
          <w:p w14:paraId="5BC10258" w14:textId="77777777" w:rsidR="00976071" w:rsidRPr="007C7ED4" w:rsidRDefault="00976071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1683C635" w14:textId="77777777" w:rsidR="00976071" w:rsidRPr="007C7ED4" w:rsidRDefault="00976071" w:rsidP="00CE260A">
            <w:pPr>
              <w:pStyle w:val="TableBody"/>
              <w:keepNext/>
              <w:spacing w:before="60" w:after="60"/>
              <w:rPr>
                <w:spacing w:val="-2"/>
                <w:szCs w:val="22"/>
              </w:rPr>
            </w:pPr>
            <w:r w:rsidRPr="007C7ED4">
              <w:rPr>
                <w:spacing w:val="-2"/>
                <w:szCs w:val="22"/>
              </w:rPr>
              <w:t>Not reported.</w:t>
            </w:r>
          </w:p>
        </w:tc>
      </w:tr>
    </w:tbl>
    <w:p w14:paraId="1AD2FA40" w14:textId="77777777" w:rsidR="00976071" w:rsidRPr="00976071" w:rsidRDefault="00976071" w:rsidP="00CE260A">
      <w:pPr>
        <w:pStyle w:val="TableNotes"/>
        <w:keepNext/>
      </w:pPr>
      <w:r w:rsidRPr="00976071">
        <w:t xml:space="preserve">Multiple reporting fields may be included in an attribute based on the program’s reporting format. </w:t>
      </w:r>
    </w:p>
    <w:p w14:paraId="1BFF8004" w14:textId="77777777" w:rsidR="00976071" w:rsidRPr="00976071" w:rsidRDefault="00976071" w:rsidP="00CE260A">
      <w:pPr>
        <w:pStyle w:val="TableNotes"/>
        <w:keepNext/>
      </w:pPr>
      <w:r w:rsidRPr="00AE36A8">
        <w:t xml:space="preserve">CASGEM = </w:t>
      </w:r>
      <w:r w:rsidRPr="00976071">
        <w:t>California Statewide Groundwater Elevation Monitoring</w:t>
      </w:r>
    </w:p>
    <w:p w14:paraId="33DEE834" w14:textId="77777777" w:rsidR="00976071" w:rsidRPr="00976071" w:rsidRDefault="00976071" w:rsidP="00CE260A">
      <w:pPr>
        <w:pStyle w:val="TableNotes"/>
        <w:keepNext/>
      </w:pPr>
      <w:r w:rsidRPr="00976071">
        <w:t>DTW = depth to water</w:t>
      </w:r>
    </w:p>
    <w:p w14:paraId="097EE910" w14:textId="77777777" w:rsidR="00976071" w:rsidRPr="00976071" w:rsidRDefault="00976071" w:rsidP="00CE260A">
      <w:pPr>
        <w:pStyle w:val="TableNotes"/>
        <w:keepNext/>
      </w:pPr>
      <w:r w:rsidRPr="00976071">
        <w:t>GS = ground surface</w:t>
      </w:r>
    </w:p>
    <w:p w14:paraId="64BFB9F1" w14:textId="77777777" w:rsidR="00976071" w:rsidRPr="00976071" w:rsidRDefault="00976071" w:rsidP="00CE260A">
      <w:pPr>
        <w:pStyle w:val="TableNotes"/>
        <w:keepNext/>
      </w:pPr>
      <w:r w:rsidRPr="00976071">
        <w:t>LSD = land surface datum</w:t>
      </w:r>
    </w:p>
    <w:p w14:paraId="2A4D360F" w14:textId="77777777" w:rsidR="00976071" w:rsidRPr="00AE36A8" w:rsidRDefault="00976071" w:rsidP="00CE260A">
      <w:pPr>
        <w:pStyle w:val="TableNotes"/>
        <w:keepNext/>
      </w:pPr>
      <w:r w:rsidRPr="00976071">
        <w:t>NAVD88 = North American Vertical Datum of 1988</w:t>
      </w:r>
      <w:r w:rsidRPr="00AE36A8">
        <w:br/>
        <w:t>PST = Pacific Standard Time</w:t>
      </w:r>
      <w:r w:rsidRPr="00AE36A8">
        <w:br/>
        <w:t>RP = reference point</w:t>
      </w:r>
    </w:p>
    <w:p w14:paraId="6F1F9950" w14:textId="77777777" w:rsidR="00976071" w:rsidRPr="00976071" w:rsidRDefault="00976071" w:rsidP="00976071">
      <w:pPr>
        <w:pStyle w:val="TableNotes"/>
      </w:pPr>
      <w:r w:rsidRPr="00AE36A8">
        <w:t>RPE = reference point elevation</w:t>
      </w:r>
      <w:r w:rsidRPr="00AE36A8">
        <w:br/>
        <w:t>RRP = reading at reference point</w:t>
      </w:r>
      <w:r w:rsidRPr="00AE36A8">
        <w:br/>
        <w:t>RWS = reading at water surface</w:t>
      </w:r>
    </w:p>
    <w:p w14:paraId="2A499749" w14:textId="77777777" w:rsidR="00976071" w:rsidRPr="00976071" w:rsidRDefault="00976071" w:rsidP="00976071">
      <w:pPr>
        <w:pStyle w:val="TableNotes"/>
      </w:pPr>
      <w:r w:rsidRPr="00976071">
        <w:t>SAFER= Safe and Affordable Funding for Equity and Resilience Program</w:t>
      </w:r>
    </w:p>
    <w:p w14:paraId="643DA3DC" w14:textId="77777777" w:rsidR="0013475D" w:rsidRPr="00976071" w:rsidRDefault="00976071" w:rsidP="00976071">
      <w:pPr>
        <w:pStyle w:val="TableNotes"/>
      </w:pPr>
      <w:r w:rsidRPr="00976071">
        <w:t>WS = water surface</w:t>
      </w:r>
      <w:r w:rsidRPr="00AE36A8">
        <w:br/>
        <w:t>WSE = water surface elevation</w:t>
      </w:r>
      <w:bookmarkEnd w:id="0"/>
      <w:bookmarkEnd w:id="1"/>
      <w:bookmarkEnd w:id="2"/>
    </w:p>
    <w:sectPr w:rsidR="0013475D" w:rsidRPr="00976071" w:rsidSect="00ED3FF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24480" w:h="15840" w:orient="landscape" w:code="1"/>
      <w:pgMar w:top="1440" w:right="1440" w:bottom="1440" w:left="1440" w:header="576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Gooding, Benjamin@DWR" w:date="2025-09-30T14:26:00Z" w:initials="BG">
    <w:p w14:paraId="7BB065BA" w14:textId="77777777" w:rsidR="001F19F1" w:rsidRDefault="001F19F1" w:rsidP="001F19F1">
      <w:pPr>
        <w:pStyle w:val="CommentText"/>
      </w:pPr>
      <w:r>
        <w:rPr>
          <w:rStyle w:val="CommentReference"/>
        </w:rPr>
        <w:annotationRef/>
      </w:r>
      <w:r>
        <w:t xml:space="preserve">Field is stored automatically based on the organization associated with the well. </w:t>
      </w:r>
    </w:p>
  </w:comment>
  <w:comment w:id="20" w:author="Cooledge, Craig" w:date="2025-10-13T10:25:00Z" w:initials="CC">
    <w:p w14:paraId="6F78E0C9" w14:textId="77777777" w:rsidR="004A0026" w:rsidRDefault="004A0026" w:rsidP="004A0026">
      <w:pPr>
        <w:pStyle w:val="CommentText"/>
      </w:pPr>
      <w:r>
        <w:rPr>
          <w:rStyle w:val="CommentReference"/>
        </w:rPr>
        <w:annotationRef/>
      </w:r>
      <w:r>
        <w:t>Revised the entry in this table to be consistent with the proposed data reporting format, so that the basis of this comment is captured.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B065BA" w15:done="0"/>
  <w15:commentEx w15:paraId="6F78E0C9" w15:paraIdParent="7BB065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276A11" w16cex:dateUtc="2025-09-30T21:26:00Z"/>
  <w16cex:commentExtensible w16cex:durableId="04DD9A4D" w16cex:dateUtc="2025-10-13T1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B065BA" w16cid:durableId="07276A11"/>
  <w16cid:commentId w16cid:paraId="6F78E0C9" w16cid:durableId="04DD9A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0F18" w14:textId="77777777" w:rsidR="000344B3" w:rsidRDefault="000344B3" w:rsidP="00BD1885">
      <w:r>
        <w:separator/>
      </w:r>
    </w:p>
  </w:endnote>
  <w:endnote w:type="continuationSeparator" w:id="0">
    <w:p w14:paraId="4B25CADC" w14:textId="77777777" w:rsidR="000344B3" w:rsidRDefault="000344B3" w:rsidP="00BD1885">
      <w:r>
        <w:continuationSeparator/>
      </w:r>
    </w:p>
  </w:endnote>
  <w:endnote w:type="continuationNotice" w:id="1">
    <w:p w14:paraId="6274EA99" w14:textId="77777777" w:rsidR="000344B3" w:rsidRDefault="000344B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3673FA03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r>
      <w:t xml:space="preserve">Draft </w:t>
    </w:r>
    <w:r w:rsidR="00FC57DB">
      <w:t>July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1A4B0DEC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>
      <w:t xml:space="preserve">Draft </w:t>
    </w:r>
    <w:r w:rsidR="00FC57DB">
      <w:t>July 2025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4C61DF7D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>
      <w:t xml:space="preserve">Draft </w:t>
    </w:r>
    <w:r w:rsidR="00FC57DB">
      <w:t>July 2025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2DBDA" w14:textId="77777777" w:rsidR="000344B3" w:rsidRDefault="000344B3" w:rsidP="00BD1885">
      <w:r>
        <w:separator/>
      </w:r>
    </w:p>
  </w:footnote>
  <w:footnote w:type="continuationSeparator" w:id="0">
    <w:p w14:paraId="0457DDD1" w14:textId="77777777" w:rsidR="000344B3" w:rsidRDefault="000344B3" w:rsidP="00BD1885">
      <w:r>
        <w:continuationSeparator/>
      </w:r>
    </w:p>
  </w:footnote>
  <w:footnote w:type="continuationNotice" w:id="1">
    <w:p w14:paraId="2EF4A076" w14:textId="77777777" w:rsidR="000344B3" w:rsidRDefault="000344B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051A2D1A">
                <wp:extent cx="923278" cy="640080"/>
                <wp:effectExtent l="0" t="0" r="0" b="7620"/>
                <wp:docPr id="356706003" name="Picture 356706003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478849DB">
                <wp:extent cx="2189073" cy="640080"/>
                <wp:effectExtent l="0" t="0" r="0" b="0"/>
                <wp:docPr id="1561105187" name="Picture 1561105187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01BF4A1B">
                <wp:extent cx="630382" cy="640080"/>
                <wp:effectExtent l="0" t="0" r="0" b="7620"/>
                <wp:docPr id="1660261112" name="Picture 1660261112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79887">
    <w:abstractNumId w:val="7"/>
  </w:num>
  <w:num w:numId="2" w16cid:durableId="161092319">
    <w:abstractNumId w:val="4"/>
    <w:lvlOverride w:ilvl="0">
      <w:startOverride w:val="1"/>
    </w:lvlOverride>
  </w:num>
  <w:num w:numId="3" w16cid:durableId="2076197890">
    <w:abstractNumId w:val="0"/>
    <w:lvlOverride w:ilvl="0">
      <w:startOverride w:val="1"/>
    </w:lvlOverride>
  </w:num>
  <w:num w:numId="4" w16cid:durableId="2133742737">
    <w:abstractNumId w:val="1"/>
  </w:num>
  <w:num w:numId="5" w16cid:durableId="1673335225">
    <w:abstractNumId w:val="2"/>
  </w:num>
  <w:num w:numId="6" w16cid:durableId="700713776">
    <w:abstractNumId w:val="4"/>
    <w:lvlOverride w:ilvl="0">
      <w:startOverride w:val="1"/>
    </w:lvlOverride>
  </w:num>
  <w:num w:numId="7" w16cid:durableId="233395160">
    <w:abstractNumId w:val="3"/>
  </w:num>
  <w:num w:numId="8" w16cid:durableId="1805854646">
    <w:abstractNumId w:val="5"/>
  </w:num>
  <w:num w:numId="9" w16cid:durableId="379668438">
    <w:abstractNumId w:val="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oledge, Craig">
    <w15:presenceInfo w15:providerId="AD" w15:userId="S::CRAIG.COOLEDGE@jacobs.com::0afe80da-75ce-403b-acb8-cde1cf4174d3"/>
  </w15:person>
  <w15:person w15:author="Melissa Stine">
    <w15:presenceInfo w15:providerId="AD" w15:userId="S::mstine@woodardcurran.com::71d18026-eb77-4ee0-9177-e6dafb993d25"/>
  </w15:person>
  <w15:person w15:author="Gooding, Benjamin@DWR">
    <w15:presenceInfo w15:providerId="AD" w15:userId="S::Benjamin.Gooding@water.ca.gov::236431de-e69c-48b4-938c-80b767a354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4D45"/>
    <w:rsid w:val="000163F6"/>
    <w:rsid w:val="00021201"/>
    <w:rsid w:val="000230B3"/>
    <w:rsid w:val="000344B3"/>
    <w:rsid w:val="00034BBF"/>
    <w:rsid w:val="00035968"/>
    <w:rsid w:val="00037737"/>
    <w:rsid w:val="000422A4"/>
    <w:rsid w:val="0004746B"/>
    <w:rsid w:val="000647BA"/>
    <w:rsid w:val="00064BF8"/>
    <w:rsid w:val="00067C00"/>
    <w:rsid w:val="00075C5B"/>
    <w:rsid w:val="00086426"/>
    <w:rsid w:val="0009360B"/>
    <w:rsid w:val="000978A2"/>
    <w:rsid w:val="000A00C3"/>
    <w:rsid w:val="000B0820"/>
    <w:rsid w:val="000B2C63"/>
    <w:rsid w:val="000B4B46"/>
    <w:rsid w:val="000B4C9D"/>
    <w:rsid w:val="000C224E"/>
    <w:rsid w:val="000D1E74"/>
    <w:rsid w:val="000D4181"/>
    <w:rsid w:val="000E03C3"/>
    <w:rsid w:val="000E0A7F"/>
    <w:rsid w:val="000E0BB3"/>
    <w:rsid w:val="000E5341"/>
    <w:rsid w:val="000E5C3B"/>
    <w:rsid w:val="000F0E4A"/>
    <w:rsid w:val="000F2CFD"/>
    <w:rsid w:val="000F2FB3"/>
    <w:rsid w:val="000F4386"/>
    <w:rsid w:val="000F5A3B"/>
    <w:rsid w:val="001041CC"/>
    <w:rsid w:val="00105111"/>
    <w:rsid w:val="00105F6E"/>
    <w:rsid w:val="0011022B"/>
    <w:rsid w:val="001159D3"/>
    <w:rsid w:val="00116545"/>
    <w:rsid w:val="00121340"/>
    <w:rsid w:val="00122C09"/>
    <w:rsid w:val="001259E2"/>
    <w:rsid w:val="001271F5"/>
    <w:rsid w:val="001329B2"/>
    <w:rsid w:val="0013475D"/>
    <w:rsid w:val="00136A16"/>
    <w:rsid w:val="00140038"/>
    <w:rsid w:val="001416B1"/>
    <w:rsid w:val="00141EDA"/>
    <w:rsid w:val="0014531E"/>
    <w:rsid w:val="0014715F"/>
    <w:rsid w:val="0015689E"/>
    <w:rsid w:val="001658B1"/>
    <w:rsid w:val="001804DA"/>
    <w:rsid w:val="00183015"/>
    <w:rsid w:val="001839A8"/>
    <w:rsid w:val="001844CD"/>
    <w:rsid w:val="001844E4"/>
    <w:rsid w:val="00184EF3"/>
    <w:rsid w:val="001863F3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B02E6"/>
    <w:rsid w:val="001B092A"/>
    <w:rsid w:val="001B1AD6"/>
    <w:rsid w:val="001B387B"/>
    <w:rsid w:val="001B5F01"/>
    <w:rsid w:val="001D0255"/>
    <w:rsid w:val="001D27E3"/>
    <w:rsid w:val="001D679A"/>
    <w:rsid w:val="001E370E"/>
    <w:rsid w:val="001E52E6"/>
    <w:rsid w:val="001E5EC4"/>
    <w:rsid w:val="001F184E"/>
    <w:rsid w:val="001F19F1"/>
    <w:rsid w:val="001F5148"/>
    <w:rsid w:val="002019F7"/>
    <w:rsid w:val="002031E9"/>
    <w:rsid w:val="002035E4"/>
    <w:rsid w:val="00204862"/>
    <w:rsid w:val="0021416E"/>
    <w:rsid w:val="00220534"/>
    <w:rsid w:val="002249D1"/>
    <w:rsid w:val="00226F80"/>
    <w:rsid w:val="00230682"/>
    <w:rsid w:val="0023179F"/>
    <w:rsid w:val="002445D9"/>
    <w:rsid w:val="0024480C"/>
    <w:rsid w:val="00244AB9"/>
    <w:rsid w:val="0024659B"/>
    <w:rsid w:val="00247FAD"/>
    <w:rsid w:val="00251FD0"/>
    <w:rsid w:val="00256270"/>
    <w:rsid w:val="0025688E"/>
    <w:rsid w:val="00264718"/>
    <w:rsid w:val="00270D97"/>
    <w:rsid w:val="00273C4D"/>
    <w:rsid w:val="002755CF"/>
    <w:rsid w:val="00275C5A"/>
    <w:rsid w:val="002765D2"/>
    <w:rsid w:val="002774E6"/>
    <w:rsid w:val="00280DCF"/>
    <w:rsid w:val="00281CE4"/>
    <w:rsid w:val="002842F6"/>
    <w:rsid w:val="002979A6"/>
    <w:rsid w:val="002A212D"/>
    <w:rsid w:val="002A30FE"/>
    <w:rsid w:val="002A4375"/>
    <w:rsid w:val="002B14E6"/>
    <w:rsid w:val="002B644F"/>
    <w:rsid w:val="002B6EA6"/>
    <w:rsid w:val="002C3BAC"/>
    <w:rsid w:val="002C5293"/>
    <w:rsid w:val="002C5FC7"/>
    <w:rsid w:val="002F3298"/>
    <w:rsid w:val="00300252"/>
    <w:rsid w:val="00301B5C"/>
    <w:rsid w:val="00302F53"/>
    <w:rsid w:val="00304827"/>
    <w:rsid w:val="00305CFF"/>
    <w:rsid w:val="00315DA6"/>
    <w:rsid w:val="0033181C"/>
    <w:rsid w:val="003407DB"/>
    <w:rsid w:val="00344F70"/>
    <w:rsid w:val="00345B64"/>
    <w:rsid w:val="003466D9"/>
    <w:rsid w:val="00346F49"/>
    <w:rsid w:val="003479E4"/>
    <w:rsid w:val="00350D0C"/>
    <w:rsid w:val="00351396"/>
    <w:rsid w:val="00355BB7"/>
    <w:rsid w:val="003561DB"/>
    <w:rsid w:val="00364C1A"/>
    <w:rsid w:val="00364E62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7E5"/>
    <w:rsid w:val="003B4820"/>
    <w:rsid w:val="003B6C4B"/>
    <w:rsid w:val="003B6FA9"/>
    <w:rsid w:val="003B75C2"/>
    <w:rsid w:val="003C2407"/>
    <w:rsid w:val="003C2551"/>
    <w:rsid w:val="003C5F86"/>
    <w:rsid w:val="003E109F"/>
    <w:rsid w:val="003E4096"/>
    <w:rsid w:val="003E670F"/>
    <w:rsid w:val="003E7930"/>
    <w:rsid w:val="00416417"/>
    <w:rsid w:val="004169EA"/>
    <w:rsid w:val="00420C4C"/>
    <w:rsid w:val="004227CF"/>
    <w:rsid w:val="004231DE"/>
    <w:rsid w:val="00427EE6"/>
    <w:rsid w:val="0043107C"/>
    <w:rsid w:val="004338D0"/>
    <w:rsid w:val="00434807"/>
    <w:rsid w:val="00435143"/>
    <w:rsid w:val="00440160"/>
    <w:rsid w:val="00446598"/>
    <w:rsid w:val="00455D80"/>
    <w:rsid w:val="00456F8B"/>
    <w:rsid w:val="00460988"/>
    <w:rsid w:val="004614C5"/>
    <w:rsid w:val="00461F67"/>
    <w:rsid w:val="00480A7B"/>
    <w:rsid w:val="00481757"/>
    <w:rsid w:val="00487194"/>
    <w:rsid w:val="0049129A"/>
    <w:rsid w:val="00492B9D"/>
    <w:rsid w:val="0049414F"/>
    <w:rsid w:val="00496A0A"/>
    <w:rsid w:val="004A0026"/>
    <w:rsid w:val="004C253D"/>
    <w:rsid w:val="004C2BB3"/>
    <w:rsid w:val="004C395F"/>
    <w:rsid w:val="004C5640"/>
    <w:rsid w:val="004E26A1"/>
    <w:rsid w:val="004E7637"/>
    <w:rsid w:val="004F3D5D"/>
    <w:rsid w:val="004F4DCA"/>
    <w:rsid w:val="004F7AC5"/>
    <w:rsid w:val="00501BAC"/>
    <w:rsid w:val="00507091"/>
    <w:rsid w:val="00510A0B"/>
    <w:rsid w:val="00517498"/>
    <w:rsid w:val="00520D94"/>
    <w:rsid w:val="00523E00"/>
    <w:rsid w:val="00527D74"/>
    <w:rsid w:val="00551EBF"/>
    <w:rsid w:val="00555D33"/>
    <w:rsid w:val="005564DC"/>
    <w:rsid w:val="0055767A"/>
    <w:rsid w:val="00560C07"/>
    <w:rsid w:val="005638C6"/>
    <w:rsid w:val="00565793"/>
    <w:rsid w:val="00567D75"/>
    <w:rsid w:val="0057002F"/>
    <w:rsid w:val="00571986"/>
    <w:rsid w:val="00576BBC"/>
    <w:rsid w:val="00577915"/>
    <w:rsid w:val="00585272"/>
    <w:rsid w:val="00591888"/>
    <w:rsid w:val="005928F7"/>
    <w:rsid w:val="00592B89"/>
    <w:rsid w:val="00594623"/>
    <w:rsid w:val="00595329"/>
    <w:rsid w:val="0059597B"/>
    <w:rsid w:val="00595E09"/>
    <w:rsid w:val="005A0C92"/>
    <w:rsid w:val="005A2537"/>
    <w:rsid w:val="005A3393"/>
    <w:rsid w:val="005A5541"/>
    <w:rsid w:val="005B1511"/>
    <w:rsid w:val="005B76FC"/>
    <w:rsid w:val="005C2861"/>
    <w:rsid w:val="005C35FE"/>
    <w:rsid w:val="005C6897"/>
    <w:rsid w:val="005D04AC"/>
    <w:rsid w:val="005D382E"/>
    <w:rsid w:val="005E4CD5"/>
    <w:rsid w:val="005E6BF3"/>
    <w:rsid w:val="005E7382"/>
    <w:rsid w:val="005F0725"/>
    <w:rsid w:val="005F393C"/>
    <w:rsid w:val="006006EA"/>
    <w:rsid w:val="0060192D"/>
    <w:rsid w:val="006020B0"/>
    <w:rsid w:val="0060475F"/>
    <w:rsid w:val="00607311"/>
    <w:rsid w:val="00611497"/>
    <w:rsid w:val="00612CAE"/>
    <w:rsid w:val="00612D43"/>
    <w:rsid w:val="00620463"/>
    <w:rsid w:val="00620633"/>
    <w:rsid w:val="00622711"/>
    <w:rsid w:val="00630784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80466"/>
    <w:rsid w:val="00681908"/>
    <w:rsid w:val="00683503"/>
    <w:rsid w:val="006840A4"/>
    <w:rsid w:val="006842B8"/>
    <w:rsid w:val="006861EC"/>
    <w:rsid w:val="006904A1"/>
    <w:rsid w:val="00695C81"/>
    <w:rsid w:val="006A4BE0"/>
    <w:rsid w:val="006A7088"/>
    <w:rsid w:val="006B3324"/>
    <w:rsid w:val="006B3CB7"/>
    <w:rsid w:val="006B66D6"/>
    <w:rsid w:val="006C6D7D"/>
    <w:rsid w:val="006C7692"/>
    <w:rsid w:val="006D1AFB"/>
    <w:rsid w:val="006D3D20"/>
    <w:rsid w:val="006E6931"/>
    <w:rsid w:val="006F10C1"/>
    <w:rsid w:val="006F313A"/>
    <w:rsid w:val="00703FD9"/>
    <w:rsid w:val="00705503"/>
    <w:rsid w:val="00713935"/>
    <w:rsid w:val="007247D6"/>
    <w:rsid w:val="00730A75"/>
    <w:rsid w:val="0073462A"/>
    <w:rsid w:val="00734656"/>
    <w:rsid w:val="007426B7"/>
    <w:rsid w:val="0075481B"/>
    <w:rsid w:val="0075495C"/>
    <w:rsid w:val="007569E2"/>
    <w:rsid w:val="00757681"/>
    <w:rsid w:val="00760067"/>
    <w:rsid w:val="007612B6"/>
    <w:rsid w:val="00764286"/>
    <w:rsid w:val="00766709"/>
    <w:rsid w:val="0077233D"/>
    <w:rsid w:val="00780949"/>
    <w:rsid w:val="00781364"/>
    <w:rsid w:val="007830BA"/>
    <w:rsid w:val="007855A5"/>
    <w:rsid w:val="00791614"/>
    <w:rsid w:val="007924EB"/>
    <w:rsid w:val="00792FBC"/>
    <w:rsid w:val="0079537D"/>
    <w:rsid w:val="007A0F08"/>
    <w:rsid w:val="007B7B1F"/>
    <w:rsid w:val="007C7ED4"/>
    <w:rsid w:val="007D2043"/>
    <w:rsid w:val="007D5DDE"/>
    <w:rsid w:val="007E04A4"/>
    <w:rsid w:val="007E3393"/>
    <w:rsid w:val="007F2D0D"/>
    <w:rsid w:val="007F4A91"/>
    <w:rsid w:val="007F4D92"/>
    <w:rsid w:val="00800CF6"/>
    <w:rsid w:val="00800D34"/>
    <w:rsid w:val="00802E7C"/>
    <w:rsid w:val="0080407D"/>
    <w:rsid w:val="00806128"/>
    <w:rsid w:val="00806C6E"/>
    <w:rsid w:val="00811DF5"/>
    <w:rsid w:val="00813CED"/>
    <w:rsid w:val="00814108"/>
    <w:rsid w:val="008149C0"/>
    <w:rsid w:val="00817F4F"/>
    <w:rsid w:val="008249AE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5A61"/>
    <w:rsid w:val="00846FB5"/>
    <w:rsid w:val="008527B6"/>
    <w:rsid w:val="00853564"/>
    <w:rsid w:val="00853DA4"/>
    <w:rsid w:val="008550E3"/>
    <w:rsid w:val="00864FDD"/>
    <w:rsid w:val="00866A3C"/>
    <w:rsid w:val="00876D59"/>
    <w:rsid w:val="008815FF"/>
    <w:rsid w:val="0088499E"/>
    <w:rsid w:val="0089147B"/>
    <w:rsid w:val="008954B1"/>
    <w:rsid w:val="00897DD5"/>
    <w:rsid w:val="008A2824"/>
    <w:rsid w:val="008B3520"/>
    <w:rsid w:val="008B4D55"/>
    <w:rsid w:val="008B5D53"/>
    <w:rsid w:val="008C5DA2"/>
    <w:rsid w:val="008D0ECA"/>
    <w:rsid w:val="008D7A29"/>
    <w:rsid w:val="008E3176"/>
    <w:rsid w:val="008E52DC"/>
    <w:rsid w:val="008E7ED6"/>
    <w:rsid w:val="008F3C7E"/>
    <w:rsid w:val="00911391"/>
    <w:rsid w:val="0091145B"/>
    <w:rsid w:val="00914700"/>
    <w:rsid w:val="0091524C"/>
    <w:rsid w:val="00915E28"/>
    <w:rsid w:val="009247E3"/>
    <w:rsid w:val="00943650"/>
    <w:rsid w:val="00956164"/>
    <w:rsid w:val="00963081"/>
    <w:rsid w:val="009665AA"/>
    <w:rsid w:val="00976071"/>
    <w:rsid w:val="00977259"/>
    <w:rsid w:val="00977366"/>
    <w:rsid w:val="00984C8A"/>
    <w:rsid w:val="00987CB6"/>
    <w:rsid w:val="0099385A"/>
    <w:rsid w:val="00994B89"/>
    <w:rsid w:val="009B54F0"/>
    <w:rsid w:val="009B5788"/>
    <w:rsid w:val="009B5A52"/>
    <w:rsid w:val="009B6D57"/>
    <w:rsid w:val="009C7343"/>
    <w:rsid w:val="009D5363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12D75"/>
    <w:rsid w:val="00A16014"/>
    <w:rsid w:val="00A20A7F"/>
    <w:rsid w:val="00A2332C"/>
    <w:rsid w:val="00A25A37"/>
    <w:rsid w:val="00A300E9"/>
    <w:rsid w:val="00A32C93"/>
    <w:rsid w:val="00A36725"/>
    <w:rsid w:val="00A37A41"/>
    <w:rsid w:val="00A4043F"/>
    <w:rsid w:val="00A42F39"/>
    <w:rsid w:val="00A50B60"/>
    <w:rsid w:val="00A54FB0"/>
    <w:rsid w:val="00A651DA"/>
    <w:rsid w:val="00A65C5B"/>
    <w:rsid w:val="00A668AB"/>
    <w:rsid w:val="00A66CA3"/>
    <w:rsid w:val="00A846E7"/>
    <w:rsid w:val="00A93950"/>
    <w:rsid w:val="00AA08C3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36A8"/>
    <w:rsid w:val="00AE3731"/>
    <w:rsid w:val="00AE4A9F"/>
    <w:rsid w:val="00AE4E63"/>
    <w:rsid w:val="00AE578D"/>
    <w:rsid w:val="00AE75D1"/>
    <w:rsid w:val="00AF4A03"/>
    <w:rsid w:val="00AF5474"/>
    <w:rsid w:val="00B01284"/>
    <w:rsid w:val="00B03E46"/>
    <w:rsid w:val="00B06300"/>
    <w:rsid w:val="00B1341A"/>
    <w:rsid w:val="00B13F81"/>
    <w:rsid w:val="00B1663B"/>
    <w:rsid w:val="00B30AF6"/>
    <w:rsid w:val="00B312CC"/>
    <w:rsid w:val="00B32ED0"/>
    <w:rsid w:val="00B332E6"/>
    <w:rsid w:val="00B40BA3"/>
    <w:rsid w:val="00B43D1D"/>
    <w:rsid w:val="00B50EFA"/>
    <w:rsid w:val="00B54F63"/>
    <w:rsid w:val="00B63DC0"/>
    <w:rsid w:val="00B65436"/>
    <w:rsid w:val="00B66955"/>
    <w:rsid w:val="00B700D8"/>
    <w:rsid w:val="00B70A8F"/>
    <w:rsid w:val="00B7107E"/>
    <w:rsid w:val="00B7664D"/>
    <w:rsid w:val="00B80B14"/>
    <w:rsid w:val="00B93FA2"/>
    <w:rsid w:val="00BA56DC"/>
    <w:rsid w:val="00BB522E"/>
    <w:rsid w:val="00BB6F4D"/>
    <w:rsid w:val="00BC0306"/>
    <w:rsid w:val="00BC1C6C"/>
    <w:rsid w:val="00BC68DC"/>
    <w:rsid w:val="00BD0845"/>
    <w:rsid w:val="00BD0F2E"/>
    <w:rsid w:val="00BD16F1"/>
    <w:rsid w:val="00BD1885"/>
    <w:rsid w:val="00BD7EB0"/>
    <w:rsid w:val="00BE6EB8"/>
    <w:rsid w:val="00BF2572"/>
    <w:rsid w:val="00BF35DF"/>
    <w:rsid w:val="00BF5AB0"/>
    <w:rsid w:val="00BF5E7F"/>
    <w:rsid w:val="00C010C2"/>
    <w:rsid w:val="00C04338"/>
    <w:rsid w:val="00C05953"/>
    <w:rsid w:val="00C07564"/>
    <w:rsid w:val="00C07928"/>
    <w:rsid w:val="00C11CA9"/>
    <w:rsid w:val="00C1470B"/>
    <w:rsid w:val="00C16212"/>
    <w:rsid w:val="00C4099E"/>
    <w:rsid w:val="00C43930"/>
    <w:rsid w:val="00C44DE7"/>
    <w:rsid w:val="00C4622D"/>
    <w:rsid w:val="00C616D9"/>
    <w:rsid w:val="00C6299A"/>
    <w:rsid w:val="00C650AB"/>
    <w:rsid w:val="00C854FF"/>
    <w:rsid w:val="00C9049D"/>
    <w:rsid w:val="00C909F7"/>
    <w:rsid w:val="00C92631"/>
    <w:rsid w:val="00CA020E"/>
    <w:rsid w:val="00CA2F39"/>
    <w:rsid w:val="00CA635F"/>
    <w:rsid w:val="00CB1B81"/>
    <w:rsid w:val="00CB3EF7"/>
    <w:rsid w:val="00CB46D9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4135"/>
    <w:rsid w:val="00D02CB1"/>
    <w:rsid w:val="00D057C5"/>
    <w:rsid w:val="00D07764"/>
    <w:rsid w:val="00D078F7"/>
    <w:rsid w:val="00D07E73"/>
    <w:rsid w:val="00D111A3"/>
    <w:rsid w:val="00D12FFA"/>
    <w:rsid w:val="00D1661F"/>
    <w:rsid w:val="00D20B0F"/>
    <w:rsid w:val="00D2414B"/>
    <w:rsid w:val="00D24EEC"/>
    <w:rsid w:val="00D25973"/>
    <w:rsid w:val="00D25BFB"/>
    <w:rsid w:val="00D31B8E"/>
    <w:rsid w:val="00D31C31"/>
    <w:rsid w:val="00D33BE6"/>
    <w:rsid w:val="00D35955"/>
    <w:rsid w:val="00D3648D"/>
    <w:rsid w:val="00D46012"/>
    <w:rsid w:val="00D4620D"/>
    <w:rsid w:val="00D568BF"/>
    <w:rsid w:val="00D60255"/>
    <w:rsid w:val="00D6256D"/>
    <w:rsid w:val="00D72F91"/>
    <w:rsid w:val="00D779FD"/>
    <w:rsid w:val="00D77C56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C105C"/>
    <w:rsid w:val="00DD0AC4"/>
    <w:rsid w:val="00DD2E59"/>
    <w:rsid w:val="00DE601D"/>
    <w:rsid w:val="00DE7329"/>
    <w:rsid w:val="00DF785F"/>
    <w:rsid w:val="00E0073D"/>
    <w:rsid w:val="00E014A2"/>
    <w:rsid w:val="00E0327B"/>
    <w:rsid w:val="00E04521"/>
    <w:rsid w:val="00E06023"/>
    <w:rsid w:val="00E13CE6"/>
    <w:rsid w:val="00E1544E"/>
    <w:rsid w:val="00E21A81"/>
    <w:rsid w:val="00E259EC"/>
    <w:rsid w:val="00E26616"/>
    <w:rsid w:val="00E27413"/>
    <w:rsid w:val="00E3054C"/>
    <w:rsid w:val="00E307EC"/>
    <w:rsid w:val="00E34CD6"/>
    <w:rsid w:val="00E35FC4"/>
    <w:rsid w:val="00E40827"/>
    <w:rsid w:val="00E435B2"/>
    <w:rsid w:val="00E51F81"/>
    <w:rsid w:val="00E61A0A"/>
    <w:rsid w:val="00E66254"/>
    <w:rsid w:val="00E66A8D"/>
    <w:rsid w:val="00E73056"/>
    <w:rsid w:val="00E760AA"/>
    <w:rsid w:val="00E80DF5"/>
    <w:rsid w:val="00E83EA5"/>
    <w:rsid w:val="00E93009"/>
    <w:rsid w:val="00E93198"/>
    <w:rsid w:val="00EA216B"/>
    <w:rsid w:val="00EA325B"/>
    <w:rsid w:val="00EC0DAA"/>
    <w:rsid w:val="00EC2CC3"/>
    <w:rsid w:val="00EC60F3"/>
    <w:rsid w:val="00ED11EA"/>
    <w:rsid w:val="00ED3FFD"/>
    <w:rsid w:val="00EE319D"/>
    <w:rsid w:val="00EE5792"/>
    <w:rsid w:val="00EE61F8"/>
    <w:rsid w:val="00EF20DC"/>
    <w:rsid w:val="00EF2ACB"/>
    <w:rsid w:val="00EF3DFD"/>
    <w:rsid w:val="00F05884"/>
    <w:rsid w:val="00F071EE"/>
    <w:rsid w:val="00F140B8"/>
    <w:rsid w:val="00F174A7"/>
    <w:rsid w:val="00F20169"/>
    <w:rsid w:val="00F329D8"/>
    <w:rsid w:val="00F340F7"/>
    <w:rsid w:val="00F3510A"/>
    <w:rsid w:val="00F46EEC"/>
    <w:rsid w:val="00F526F2"/>
    <w:rsid w:val="00F605E3"/>
    <w:rsid w:val="00F61CB6"/>
    <w:rsid w:val="00F643B2"/>
    <w:rsid w:val="00F66CD9"/>
    <w:rsid w:val="00F75BA7"/>
    <w:rsid w:val="00F75ED5"/>
    <w:rsid w:val="00F81967"/>
    <w:rsid w:val="00F81E1B"/>
    <w:rsid w:val="00F915C4"/>
    <w:rsid w:val="00F93336"/>
    <w:rsid w:val="00F95806"/>
    <w:rsid w:val="00FB2B3E"/>
    <w:rsid w:val="00FC071F"/>
    <w:rsid w:val="00FC3FF8"/>
    <w:rsid w:val="00FC57DB"/>
    <w:rsid w:val="00FD3C92"/>
    <w:rsid w:val="00FF12EF"/>
    <w:rsid w:val="00FF5557"/>
    <w:rsid w:val="03C8DC11"/>
    <w:rsid w:val="0BAA7696"/>
    <w:rsid w:val="13A8C585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  <w15:docId w15:val="{998B0482-58FA-48BD-B8C7-54B63095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8527B6"/>
    <w:pPr>
      <w:keepNext w:val="0"/>
      <w:keepLines w:val="0"/>
      <w:jc w:val="left"/>
    </w:pPr>
    <w:rPr>
      <w:b w:val="0"/>
      <w:color w:val="000000" w:themeColor="text1"/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13E57E30EE847BB01484F0D17A0E1" ma:contentTypeVersion="" ma:contentTypeDescription="Create a new document." ma:contentTypeScope="" ma:versionID="525e671a379260a99642be6b9873dc38">
  <xsd:schema xmlns:xsd="http://www.w3.org/2001/XMLSchema" xmlns:xs="http://www.w3.org/2001/XMLSchema" xmlns:p="http://schemas.microsoft.com/office/2006/metadata/properties" xmlns:ns2="5f3253ea-56e9-41d1-9209-ab9ec5c8f077" xmlns:ns3="f60d4be9-3557-4154-8f7f-0f7fc20459a7" xmlns:ns4="7061fdef-880a-48c9-a603-09b510b1ec08" targetNamespace="http://schemas.microsoft.com/office/2006/metadata/properties" ma:root="true" ma:fieldsID="4df6bf897e9638c91e9bfde600615e82" ns2:_="" ns3:_="" ns4:_="">
    <xsd:import namespace="5f3253ea-56e9-41d1-9209-ab9ec5c8f077"/>
    <xsd:import namespace="f60d4be9-3557-4154-8f7f-0f7fc20459a7"/>
    <xsd:import namespace="7061fdef-880a-48c9-a603-09b510b1e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253ea-56e9-41d1-9209-ab9ec5c8f0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51b62a4-9796-44f9-b2a5-9cb121c108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d4be9-3557-4154-8f7f-0f7fc20459a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DF547A1-4581-4406-AA30-D0C65BCBAE7D}" ma:internalName="TaxCatchAll" ma:showField="CatchAllData" ma:web="{7061fdef-880a-48c9-a603-09b510b1ec08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1fdef-880a-48c9-a603-09b510b1ec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0d4be9-3557-4154-8f7f-0f7fc20459a7" xsi:nil="true"/>
    <lcf76f155ced4ddcb4097134ff3c332f xmlns="5f3253ea-56e9-41d1-9209-ab9ec5c8f0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9E91C6-EE61-4390-A68C-0BEA6678CA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A99142-B125-4E19-A081-51D6D5447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253ea-56e9-41d1-9209-ab9ec5c8f077"/>
    <ds:schemaRef ds:uri="f60d4be9-3557-4154-8f7f-0f7fc20459a7"/>
    <ds:schemaRef ds:uri="7061fdef-880a-48c9-a603-09b510b1e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2C1C46-644D-46AA-95D7-D6EEE223CFC2}">
  <ds:schemaRefs>
    <ds:schemaRef ds:uri="http://schemas.microsoft.com/office/2006/metadata/properties"/>
    <ds:schemaRef ds:uri="http://schemas.microsoft.com/office/infopath/2007/PartnerControls"/>
    <ds:schemaRef ds:uri="f60d4be9-3557-4154-8f7f-0f7fc20459a7"/>
    <ds:schemaRef ds:uri="5f3253ea-56e9-41d1-9209-ab9ec5c8f0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2540</Words>
  <Characters>14685</Characters>
  <Application>Microsoft Office Word</Application>
  <DocSecurity>0</DocSecurity>
  <Lines>699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CH2M HILL</Company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Reporting Formats GitHub Site Guidance</dc:title>
  <dc:subject/>
  <dc:creator>Jacobs</dc:creator>
  <cp:keywords/>
  <dc:description/>
  <cp:lastModifiedBy>Cooledge, Craig</cp:lastModifiedBy>
  <cp:revision>31</cp:revision>
  <cp:lastPrinted>2016-04-28T18:00:00Z</cp:lastPrinted>
  <dcterms:created xsi:type="dcterms:W3CDTF">2024-11-21T18:59:00Z</dcterms:created>
  <dcterms:modified xsi:type="dcterms:W3CDTF">2025-10-22T13:00:00Z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0x010100CD213E57E30EE847BB01484F0D17A0E1</vt:lpwstr>
  </property>
  <property fmtid="{D5CDD505-2E9C-101B-9397-08002B2CF9AE}" pid="3" name="MediaServiceImageTags">
    <vt:lpwstr/>
  </property>
  <property fmtid="{D5CDD505-2E9C-101B-9397-08002B2CF9AE}" pid="4" name="MSIP_Label_fbc029f1-7b6e-4e10-8282-fc5331153e31_Enabled">
    <vt:lpwstr>true</vt:lpwstr>
  </property>
  <property fmtid="{D5CDD505-2E9C-101B-9397-08002B2CF9AE}" pid="5" name="MSIP_Label_fbc029f1-7b6e-4e10-8282-fc5331153e31_SetDate">
    <vt:lpwstr>2024-06-19T18:26:32Z</vt:lpwstr>
  </property>
  <property fmtid="{D5CDD505-2E9C-101B-9397-08002B2CF9AE}" pid="6" name="MSIP_Label_fbc029f1-7b6e-4e10-8282-fc5331153e31_Method">
    <vt:lpwstr>Privileged</vt:lpwstr>
  </property>
  <property fmtid="{D5CDD505-2E9C-101B-9397-08002B2CF9AE}" pid="7" name="MSIP_Label_fbc029f1-7b6e-4e10-8282-fc5331153e31_Name">
    <vt:lpwstr>fbc029f1-7b6e-4e10-8282-fc5331153e31</vt:lpwstr>
  </property>
  <property fmtid="{D5CDD505-2E9C-101B-9397-08002B2CF9AE}" pid="8" name="MSIP_Label_fbc029f1-7b6e-4e10-8282-fc5331153e31_SiteId">
    <vt:lpwstr>37247798-f42c-42fd-8a37-d49c7128d36b</vt:lpwstr>
  </property>
  <property fmtid="{D5CDD505-2E9C-101B-9397-08002B2CF9AE}" pid="9" name="MSIP_Label_fbc029f1-7b6e-4e10-8282-fc5331153e31_ActionId">
    <vt:lpwstr>22ae7fa9-8b22-46c7-a70e-e8aa11905c44</vt:lpwstr>
  </property>
  <property fmtid="{D5CDD505-2E9C-101B-9397-08002B2CF9AE}" pid="10" name="MSIP_Label_fbc029f1-7b6e-4e10-8282-fc5331153e31_ContentBits">
    <vt:lpwstr>0</vt:lpwstr>
  </property>
  <property fmtid="{D5CDD505-2E9C-101B-9397-08002B2CF9AE}" pid="11" name="MSIP_Label_459dbfb2-99d1-4800-bc52-5e645ca43df1_Enabled">
    <vt:lpwstr>true</vt:lpwstr>
  </property>
  <property fmtid="{D5CDD505-2E9C-101B-9397-08002B2CF9AE}" pid="12" name="MSIP_Label_459dbfb2-99d1-4800-bc52-5e645ca43df1_SetDate">
    <vt:lpwstr>2025-10-17T15:20:56Z</vt:lpwstr>
  </property>
  <property fmtid="{D5CDD505-2E9C-101B-9397-08002B2CF9AE}" pid="13" name="MSIP_Label_459dbfb2-99d1-4800-bc52-5e645ca43df1_Method">
    <vt:lpwstr>Standard</vt:lpwstr>
  </property>
  <property fmtid="{D5CDD505-2E9C-101B-9397-08002B2CF9AE}" pid="14" name="MSIP_Label_459dbfb2-99d1-4800-bc52-5e645ca43df1_Name">
    <vt:lpwstr>defa4170-0d19-0005-0004-bc88714345d2</vt:lpwstr>
  </property>
  <property fmtid="{D5CDD505-2E9C-101B-9397-08002B2CF9AE}" pid="15" name="MSIP_Label_459dbfb2-99d1-4800-bc52-5e645ca43df1_SiteId">
    <vt:lpwstr>65580b2b-5e0d-4e60-a239-afb35fd31cde</vt:lpwstr>
  </property>
  <property fmtid="{D5CDD505-2E9C-101B-9397-08002B2CF9AE}" pid="16" name="MSIP_Label_459dbfb2-99d1-4800-bc52-5e645ca43df1_ActionId">
    <vt:lpwstr>f02f976f-09e9-4027-9316-c5059e0541a1</vt:lpwstr>
  </property>
  <property fmtid="{D5CDD505-2E9C-101B-9397-08002B2CF9AE}" pid="17" name="MSIP_Label_459dbfb2-99d1-4800-bc52-5e645ca43df1_ContentBits">
    <vt:lpwstr>0</vt:lpwstr>
  </property>
  <property fmtid="{D5CDD505-2E9C-101B-9397-08002B2CF9AE}" pid="18" name="MSIP_Label_459dbfb2-99d1-4800-bc52-5e645ca43df1_Tag">
    <vt:lpwstr>10, 3, 0, 1</vt:lpwstr>
  </property>
</Properties>
</file>